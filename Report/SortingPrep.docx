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BC7F96" w14:textId="77777777" w:rsidR="00263447" w:rsidRPr="00263447" w:rsidRDefault="00263447" w:rsidP="00263447">
      <w:pPr>
        <w:pStyle w:val="Heading1"/>
        <w:rPr>
          <w:rFonts w:cs="Arial"/>
        </w:rPr>
      </w:pPr>
      <w:r w:rsidRPr="00263447">
        <w:rPr>
          <w:rFonts w:cs="Arial"/>
        </w:rPr>
        <w:t xml:space="preserve"> Bubble Sort</w:t>
      </w:r>
    </w:p>
    <w:p w14:paraId="0F776A5F" w14:textId="77777777" w:rsidR="00263447" w:rsidRPr="00263447" w:rsidRDefault="00263447" w:rsidP="00263447">
      <w:pPr>
        <w:pStyle w:val="Heading2"/>
        <w:rPr>
          <w:rFonts w:cs="Arial"/>
        </w:rPr>
      </w:pPr>
      <w:r w:rsidRPr="00263447">
        <w:rPr>
          <w:rFonts w:cs="Arial"/>
        </w:rPr>
        <w:t>Algorithm’s main idea</w:t>
      </w:r>
    </w:p>
    <w:p w14:paraId="73387FEC" w14:textId="77777777" w:rsidR="00263447" w:rsidRDefault="00263447" w:rsidP="00263447">
      <w:pPr>
        <w:rPr>
          <w:rFonts w:cs="Arial"/>
        </w:rPr>
      </w:pPr>
      <w:r w:rsidRPr="00263447">
        <w:rPr>
          <w:rFonts w:cs="Arial"/>
        </w:rPr>
        <w:t>Bubble Sort is the simplest sorting algorithm that works by repeatedly swapping the adjacent element.</w:t>
      </w:r>
    </w:p>
    <w:p w14:paraId="59907087" w14:textId="77777777" w:rsidR="00263447" w:rsidRDefault="00263447" w:rsidP="00263447">
      <w:pPr>
        <w:rPr>
          <w:rFonts w:cs="Arial"/>
        </w:rPr>
      </w:pPr>
      <w:r>
        <w:rPr>
          <w:rFonts w:cs="Arial"/>
        </w:rPr>
        <w:t>It gets its name from the way the smaller elements “bubble” up (move to the left) during each pass. The algorithm c</w:t>
      </w:r>
      <w:r w:rsidRPr="00263447">
        <w:rPr>
          <w:rFonts w:cs="Arial"/>
        </w:rPr>
        <w:t>ompares each element with its adjacent element and swaps them if they are in the wrong order.</w:t>
      </w:r>
      <w:r>
        <w:rPr>
          <w:rFonts w:cs="Arial"/>
        </w:rPr>
        <w:t xml:space="preserve"> This process </w:t>
      </w:r>
      <w:r w:rsidRPr="00263447">
        <w:rPr>
          <w:rFonts w:cs="Arial"/>
        </w:rPr>
        <w:t>continues until the largest element "bubbles" to the end of the array.</w:t>
      </w:r>
    </w:p>
    <w:p w14:paraId="1539C52F" w14:textId="77777777" w:rsidR="00263447" w:rsidRDefault="00263447" w:rsidP="00263447">
      <w:pPr>
        <w:rPr>
          <w:rFonts w:cs="Arial"/>
        </w:rPr>
      </w:pPr>
      <w:r w:rsidRPr="00263447">
        <w:rPr>
          <w:rFonts w:cs="Arial"/>
        </w:rPr>
        <w:t>After one pass, the largest element is in its final position. The algorithm then repeats this process for the remaining elements until the array is fully sorted.</w:t>
      </w:r>
    </w:p>
    <w:p w14:paraId="6490541A" w14:textId="77777777" w:rsidR="005E3389" w:rsidRPr="00C44018" w:rsidRDefault="005E3389" w:rsidP="005E3389">
      <w:pPr>
        <w:pStyle w:val="Heading2"/>
        <w:rPr>
          <w:rFonts w:cs="Arial"/>
        </w:rPr>
      </w:pPr>
      <w:r w:rsidRPr="00C44018">
        <w:rPr>
          <w:rFonts w:cs="Arial"/>
        </w:rPr>
        <w:t>Step</w:t>
      </w:r>
      <w:r>
        <w:rPr>
          <w:rFonts w:cs="Arial"/>
        </w:rPr>
        <w:t>-</w:t>
      </w:r>
      <w:r w:rsidRPr="00C44018">
        <w:rPr>
          <w:rFonts w:cs="Arial"/>
        </w:rPr>
        <w:t>by</w:t>
      </w:r>
      <w:r>
        <w:rPr>
          <w:rFonts w:cs="Arial"/>
        </w:rPr>
        <w:t>-</w:t>
      </w:r>
      <w:r w:rsidRPr="00C44018">
        <w:rPr>
          <w:rFonts w:cs="Arial"/>
        </w:rPr>
        <w:t>step</w:t>
      </w:r>
      <w:r>
        <w:rPr>
          <w:rFonts w:cs="Arial"/>
        </w:rPr>
        <w:t xml:space="preserve"> implementation</w:t>
      </w:r>
    </w:p>
    <w:p w14:paraId="601F28DF" w14:textId="4296BA1C" w:rsidR="00017B09" w:rsidRPr="00C44018" w:rsidRDefault="00017B09" w:rsidP="0088211F">
      <w:pPr>
        <w:rPr>
          <w:rFonts w:cs="Arial"/>
        </w:rPr>
      </w:pPr>
      <w:r w:rsidRPr="00C44018">
        <w:rPr>
          <w:rFonts w:cs="Arial"/>
        </w:rPr>
        <w:t xml:space="preserve">Step 1: </w:t>
      </w:r>
      <w:r w:rsidR="001B4835" w:rsidRPr="00C44018">
        <w:rPr>
          <w:rFonts w:cs="Arial"/>
        </w:rPr>
        <w:t xml:space="preserve">Initializing i = </w:t>
      </w:r>
      <w:r w:rsidR="000F78F6" w:rsidRPr="00C44018">
        <w:rPr>
          <w:rFonts w:cs="Arial"/>
        </w:rPr>
        <w:t>0</w:t>
      </w:r>
      <w:r w:rsidR="00CD40AE" w:rsidRPr="00C44018">
        <w:rPr>
          <w:rFonts w:cs="Arial"/>
        </w:rPr>
        <w:t xml:space="preserve">, </w:t>
      </w:r>
      <w:r w:rsidR="00C44018">
        <w:rPr>
          <w:rFonts w:cs="Arial"/>
        </w:rPr>
        <w:t>as the size of the sorted part of the array.</w:t>
      </w:r>
    </w:p>
    <w:p w14:paraId="3A36C5AA" w14:textId="194A64DF" w:rsidR="00370C7C" w:rsidRPr="00C44018" w:rsidRDefault="00C25BC6" w:rsidP="0088211F">
      <w:pPr>
        <w:rPr>
          <w:rFonts w:cs="Arial"/>
        </w:rPr>
      </w:pPr>
      <w:r w:rsidRPr="00C44018">
        <w:rPr>
          <w:rFonts w:cs="Arial"/>
        </w:rPr>
        <w:t xml:space="preserve">Step 2: </w:t>
      </w:r>
      <w:r w:rsidR="00CD40AE" w:rsidRPr="00C44018">
        <w:rPr>
          <w:rFonts w:cs="Arial"/>
        </w:rPr>
        <w:t>Initialize j = 0, increasing towards</w:t>
      </w:r>
      <w:r w:rsidR="00E12D95" w:rsidRPr="00C44018">
        <w:rPr>
          <w:rFonts w:cs="Arial"/>
        </w:rPr>
        <w:t xml:space="preserve"> the end of the unsorted part of the array, comparing the 2 adjacent</w:t>
      </w:r>
      <w:r w:rsidR="0043118E" w:rsidRPr="00C44018">
        <w:rPr>
          <w:rFonts w:cs="Arial"/>
        </w:rPr>
        <w:t xml:space="preserve"> elements, </w:t>
      </w:r>
      <w:r w:rsidR="00A44A06">
        <w:rPr>
          <w:rFonts w:cs="Arial"/>
        </w:rPr>
        <w:t xml:space="preserve">and </w:t>
      </w:r>
      <w:r w:rsidR="0043118E" w:rsidRPr="00C44018">
        <w:rPr>
          <w:rFonts w:cs="Arial"/>
        </w:rPr>
        <w:t xml:space="preserve">performing </w:t>
      </w:r>
      <w:r w:rsidR="00A44A06">
        <w:rPr>
          <w:rFonts w:cs="Arial"/>
        </w:rPr>
        <w:t xml:space="preserve">a </w:t>
      </w:r>
      <w:r w:rsidR="0043118E" w:rsidRPr="00C44018">
        <w:rPr>
          <w:rFonts w:cs="Arial"/>
        </w:rPr>
        <w:t>swap i</w:t>
      </w:r>
      <w:r w:rsidR="00A44A06">
        <w:rPr>
          <w:rFonts w:cs="Arial"/>
        </w:rPr>
        <w:t>f</w:t>
      </w:r>
      <w:r w:rsidR="0043118E" w:rsidRPr="00C44018">
        <w:rPr>
          <w:rFonts w:cs="Arial"/>
        </w:rPr>
        <w:t xml:space="preserve"> the first element i</w:t>
      </w:r>
      <w:r w:rsidR="00A44A06">
        <w:rPr>
          <w:rFonts w:cs="Arial"/>
        </w:rPr>
        <w:t>s</w:t>
      </w:r>
      <w:r w:rsidR="0043118E" w:rsidRPr="00C44018">
        <w:rPr>
          <w:rFonts w:cs="Arial"/>
        </w:rPr>
        <w:t xml:space="preserve"> larger than the second one</w:t>
      </w:r>
      <w:r w:rsidR="00370C7C" w:rsidRPr="00C44018">
        <w:rPr>
          <w:rFonts w:cs="Arial"/>
        </w:rPr>
        <w:t>.</w:t>
      </w:r>
    </w:p>
    <w:p w14:paraId="4A18558C" w14:textId="37D24993" w:rsidR="00C25BC6" w:rsidRDefault="00370C7C" w:rsidP="0088211F">
      <w:pPr>
        <w:rPr>
          <w:rFonts w:cs="Arial"/>
        </w:rPr>
      </w:pPr>
      <w:r w:rsidRPr="00C44018">
        <w:rPr>
          <w:rFonts w:cs="Arial"/>
        </w:rPr>
        <w:t xml:space="preserve">Step 3: </w:t>
      </w:r>
      <w:r w:rsidR="00423D7D" w:rsidRPr="00C44018">
        <w:rPr>
          <w:rFonts w:cs="Arial"/>
        </w:rPr>
        <w:t xml:space="preserve">After step 2, the current largest will be swapped to its place at the end of </w:t>
      </w:r>
      <w:r w:rsidR="00FD170C" w:rsidRPr="00C44018">
        <w:rPr>
          <w:rFonts w:cs="Arial"/>
        </w:rPr>
        <w:t>the array, increasing the size of the sorted part</w:t>
      </w:r>
      <w:r w:rsidR="00C44018">
        <w:rPr>
          <w:rFonts w:cs="Arial"/>
        </w:rPr>
        <w:t>.</w:t>
      </w:r>
    </w:p>
    <w:p w14:paraId="4EC4B559" w14:textId="518CD3FF" w:rsidR="00C44018" w:rsidRDefault="00C44018" w:rsidP="0088211F">
      <w:pPr>
        <w:rPr>
          <w:rFonts w:cs="Arial"/>
        </w:rPr>
      </w:pPr>
      <w:r>
        <w:rPr>
          <w:rFonts w:cs="Arial"/>
        </w:rPr>
        <w:t xml:space="preserve">Step 4: </w:t>
      </w:r>
      <w:r w:rsidR="00C90946">
        <w:rPr>
          <w:rFonts w:cs="Arial"/>
        </w:rPr>
        <w:t>Until all the array is sorted, back to step 2.</w:t>
      </w:r>
    </w:p>
    <w:p w14:paraId="01332028" w14:textId="467B9F96" w:rsidR="00C90946" w:rsidRDefault="00C90946" w:rsidP="00C90946">
      <w:pPr>
        <w:pStyle w:val="Heading2"/>
      </w:pPr>
      <w:r>
        <w:t>Complexity</w:t>
      </w:r>
    </w:p>
    <w:p w14:paraId="72F39CE0" w14:textId="5846EA7C" w:rsidR="00C90946" w:rsidRDefault="006E1CDD" w:rsidP="006E1CDD">
      <w:pPr>
        <w:pStyle w:val="ListParagraph"/>
        <w:numPr>
          <w:ilvl w:val="0"/>
          <w:numId w:val="5"/>
        </w:numPr>
      </w:pPr>
      <w:r>
        <w:t>Best-case time complexity</w:t>
      </w:r>
      <w:r w:rsidR="0029673C">
        <w:t xml:space="preserve"> is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O(n)</m:t>
        </m:r>
      </m:oMath>
      <w:r w:rsidR="0029673C">
        <w:rPr>
          <w:rFonts w:eastAsiaTheme="minorEastAsia"/>
        </w:rPr>
        <w:t xml:space="preserve">, </w:t>
      </w:r>
      <w:r>
        <w:t>occu</w:t>
      </w:r>
      <w:r w:rsidR="00665A3E">
        <w:t>r</w:t>
      </w:r>
      <w:r>
        <w:t>r</w:t>
      </w:r>
      <w:r w:rsidR="0029673C">
        <w:t>ing</w:t>
      </w:r>
      <w:r>
        <w:t xml:space="preserve"> when the array is already sorted</w:t>
      </w:r>
      <w:r w:rsidR="00972CFB">
        <w:t>.</w:t>
      </w:r>
    </w:p>
    <w:p w14:paraId="6A9CD0C4" w14:textId="21C760CA" w:rsidR="00972CFB" w:rsidRPr="004E6797" w:rsidRDefault="0029673C" w:rsidP="006E1CDD">
      <w:pPr>
        <w:pStyle w:val="ListParagraph"/>
        <w:numPr>
          <w:ilvl w:val="0"/>
          <w:numId w:val="5"/>
        </w:numPr>
      </w:pPr>
      <w:r>
        <w:t xml:space="preserve">Both </w:t>
      </w:r>
      <w:r w:rsidR="00665A3E">
        <w:t xml:space="preserve">the </w:t>
      </w:r>
      <w:r>
        <w:t xml:space="preserve">worst and average case is </w:t>
      </w:r>
      <m:oMath>
        <m:r>
          <m:rPr>
            <m:sty m:val="bi"/>
          </m:rP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="006A4B8D">
        <w:rPr>
          <w:rFonts w:eastAsiaTheme="minorEastAsia"/>
        </w:rPr>
        <w:t xml:space="preserve">, </w:t>
      </w:r>
      <w:r w:rsidR="00BA5D1D">
        <w:rPr>
          <w:rFonts w:eastAsiaTheme="minorEastAsia"/>
        </w:rPr>
        <w:t>in which the worst</w:t>
      </w:r>
      <w:r w:rsidR="00665A3E">
        <w:rPr>
          <w:rFonts w:eastAsiaTheme="minorEastAsia"/>
        </w:rPr>
        <w:t>-</w:t>
      </w:r>
      <w:r w:rsidR="00BA5D1D">
        <w:rPr>
          <w:rFonts w:eastAsiaTheme="minorEastAsia"/>
        </w:rPr>
        <w:t>case</w:t>
      </w:r>
      <w:r w:rsidR="00731155">
        <w:rPr>
          <w:rFonts w:eastAsiaTheme="minorEastAsia"/>
        </w:rPr>
        <w:t xml:space="preserve"> scenario </w:t>
      </w:r>
      <w:r w:rsidR="00AD7E77">
        <w:rPr>
          <w:rFonts w:eastAsiaTheme="minorEastAsia"/>
        </w:rPr>
        <w:t>happens when the array is in reversed order.</w:t>
      </w:r>
    </w:p>
    <w:p w14:paraId="393DE80C" w14:textId="17411BC0" w:rsidR="004E6797" w:rsidRPr="00665A3E" w:rsidRDefault="004E6797" w:rsidP="006E1CDD">
      <w:pPr>
        <w:pStyle w:val="ListParagraph"/>
        <w:numPr>
          <w:ilvl w:val="0"/>
          <w:numId w:val="5"/>
        </w:numPr>
      </w:pPr>
      <w:r>
        <w:rPr>
          <w:rFonts w:eastAsiaTheme="minorEastAsia"/>
        </w:rPr>
        <w:t xml:space="preserve">Space complexity: </w:t>
      </w:r>
      <m:oMath>
        <m:r>
          <m:rPr>
            <m:sty m:val="bi"/>
          </m:rPr>
          <w:rPr>
            <w:rFonts w:ascii="Cambria Math" w:hAnsi="Cambria Math"/>
          </w:rPr>
          <m:t>O(1)</m:t>
        </m:r>
      </m:oMath>
      <w:r>
        <w:rPr>
          <w:rFonts w:eastAsiaTheme="minorEastAsia"/>
        </w:rPr>
        <w:t xml:space="preserve">, </w:t>
      </w:r>
      <w:r w:rsidR="006C5D5C">
        <w:rPr>
          <w:rFonts w:eastAsiaTheme="minorEastAsia"/>
        </w:rPr>
        <w:t xml:space="preserve">we don’t need to use any </w:t>
      </w:r>
      <w:r w:rsidR="00AA65A2">
        <w:rPr>
          <w:rFonts w:eastAsiaTheme="minorEastAsia"/>
        </w:rPr>
        <w:t>additional memory.</w:t>
      </w:r>
    </w:p>
    <w:p w14:paraId="2E0FD2ED" w14:textId="047C8A70" w:rsidR="00665A3E" w:rsidRDefault="006B3494" w:rsidP="00665A3E">
      <w:pPr>
        <w:pStyle w:val="Heading2"/>
      </w:pPr>
      <w:r>
        <w:t>Improvements</w:t>
      </w:r>
      <w:r w:rsidR="00131E4E">
        <w:t xml:space="preserve"> and variants</w:t>
      </w:r>
    </w:p>
    <w:p w14:paraId="454AF1CE" w14:textId="7CEA7FB6" w:rsidR="006B3494" w:rsidRDefault="00F841A1" w:rsidP="006B3494">
      <w:pPr>
        <w:pStyle w:val="ListParagraph"/>
        <w:numPr>
          <w:ilvl w:val="0"/>
          <w:numId w:val="5"/>
        </w:numPr>
      </w:pPr>
      <w:r>
        <w:t xml:space="preserve">Shaker Sort: </w:t>
      </w:r>
      <w:r w:rsidR="00C65549">
        <w:t>because it perfor</w:t>
      </w:r>
      <w:r w:rsidR="00255E28">
        <w:t>ms</w:t>
      </w:r>
      <w:r w:rsidR="00C65549">
        <w:t xml:space="preserve"> passes bidirectionally, </w:t>
      </w:r>
      <w:r w:rsidR="00255E28">
        <w:t>the array will be sorted from both sides</w:t>
      </w:r>
      <w:r w:rsidR="00D74F3A">
        <w:t>, which is more efficient.</w:t>
      </w:r>
    </w:p>
    <w:p w14:paraId="697AAF76" w14:textId="54495C1B" w:rsidR="00D74F3A" w:rsidRDefault="00D74F3A" w:rsidP="006B3494">
      <w:pPr>
        <w:pStyle w:val="ListParagraph"/>
        <w:numPr>
          <w:ilvl w:val="0"/>
          <w:numId w:val="5"/>
        </w:numPr>
      </w:pPr>
      <w:r>
        <w:t xml:space="preserve">Odd-even sort: </w:t>
      </w:r>
      <w:r w:rsidR="004C63D0">
        <w:t xml:space="preserve">this is a parallel version of bubble sort, performing swaps on the odd and even index </w:t>
      </w:r>
      <w:r w:rsidR="00EA4B68">
        <w:t>separately.</w:t>
      </w:r>
    </w:p>
    <w:p w14:paraId="6F476265" w14:textId="44DE0030" w:rsidR="00EA4B68" w:rsidRPr="006B3494" w:rsidRDefault="00EA4B68" w:rsidP="006B3494">
      <w:pPr>
        <w:pStyle w:val="ListParagraph"/>
        <w:numPr>
          <w:ilvl w:val="0"/>
          <w:numId w:val="5"/>
        </w:numPr>
      </w:pPr>
      <w:r>
        <w:t>We can put a flag inside the loop of bubble sort</w:t>
      </w:r>
      <w:r w:rsidR="0031648F">
        <w:t xml:space="preserve"> to break out</w:t>
      </w:r>
      <w:r>
        <w:t xml:space="preserve"> in case that loop </w:t>
      </w:r>
      <w:r w:rsidR="00E059DF">
        <w:t>has no swap, which mean</w:t>
      </w:r>
      <w:r w:rsidR="0031648F">
        <w:t>s</w:t>
      </w:r>
      <w:r w:rsidR="00E059DF">
        <w:t xml:space="preserve"> the array is already sorted</w:t>
      </w:r>
      <w:r w:rsidR="0031648F">
        <w:t xml:space="preserve">. This way </w:t>
      </w:r>
      <w:r w:rsidR="007103B6">
        <w:t>can significantly reduce the number of passes.</w:t>
      </w:r>
    </w:p>
    <w:p w14:paraId="367FED34" w14:textId="4C360DB8" w:rsidR="0030472C" w:rsidRPr="0030472C" w:rsidRDefault="00263447" w:rsidP="0030472C">
      <w:pPr>
        <w:pStyle w:val="Heading2"/>
      </w:pPr>
      <w:r>
        <w:t>Refs</w:t>
      </w:r>
    </w:p>
    <w:bookmarkStart w:id="0" w:name="_Hlk140874758"/>
    <w:p w14:paraId="2E42A3E2" w14:textId="77777777" w:rsidR="00263447" w:rsidRDefault="005414E3" w:rsidP="00263447">
      <w:r>
        <w:fldChar w:fldCharType="begin"/>
      </w:r>
      <w:r>
        <w:instrText xml:space="preserve"> HYPERLINK "https://www.geeksforgeeks.org/bubble-sort/" </w:instrText>
      </w:r>
      <w:r>
        <w:fldChar w:fldCharType="separate"/>
      </w:r>
      <w:r w:rsidR="00263447" w:rsidRPr="000511E9">
        <w:rPr>
          <w:rStyle w:val="Hyperlink"/>
        </w:rPr>
        <w:t>https://www.geeksforgeeks.org/bubble-sort/</w:t>
      </w:r>
      <w:r>
        <w:rPr>
          <w:rStyle w:val="Hyperlink"/>
        </w:rPr>
        <w:fldChar w:fldCharType="end"/>
      </w:r>
    </w:p>
    <w:p w14:paraId="4D95E4D3" w14:textId="296122B8" w:rsidR="00263447" w:rsidRDefault="009444E8" w:rsidP="00263447">
      <w:hyperlink r:id="rId6" w:history="1">
        <w:r w:rsidRPr="008776CC">
          <w:rPr>
            <w:rStyle w:val="Hyperlink"/>
          </w:rPr>
          <w:t>https://viblo.asia/p/thuat-toan-sap-xep-noi-bot-bubble-sort-m68Z0exQlkG</w:t>
        </w:r>
      </w:hyperlink>
    </w:p>
    <w:bookmarkEnd w:id="0"/>
    <w:p w14:paraId="56EDE006" w14:textId="77777777" w:rsidR="009444E8" w:rsidRPr="00263447" w:rsidRDefault="009444E8" w:rsidP="00263447"/>
    <w:p w14:paraId="34D5218F" w14:textId="77777777" w:rsidR="00A3698E" w:rsidRDefault="00A3698E">
      <w:pPr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35778264" w14:textId="2CB4F2D8" w:rsidR="00263447" w:rsidRDefault="00263447" w:rsidP="00263447">
      <w:pPr>
        <w:pStyle w:val="Heading1"/>
      </w:pPr>
      <w:r>
        <w:lastRenderedPageBreak/>
        <w:t>Merge Sort</w:t>
      </w:r>
    </w:p>
    <w:p w14:paraId="44D1FD49" w14:textId="77777777" w:rsidR="00263447" w:rsidRDefault="00263447" w:rsidP="00263447">
      <w:pPr>
        <w:pStyle w:val="Heading2"/>
      </w:pPr>
      <w:r>
        <w:t>Algorithm’s main idea</w:t>
      </w:r>
    </w:p>
    <w:p w14:paraId="46EEB3E2" w14:textId="27E263E7" w:rsidR="00263447" w:rsidRDefault="00263447" w:rsidP="00263447">
      <w:r>
        <w:t xml:space="preserve">Following the concept of </w:t>
      </w:r>
      <w:r w:rsidR="00B96072">
        <w:t xml:space="preserve">the </w:t>
      </w:r>
      <w:r>
        <w:t>divide-and-conquer technique, the algorithm works by:</w:t>
      </w:r>
    </w:p>
    <w:p w14:paraId="4E77C130" w14:textId="77777777" w:rsidR="00263447" w:rsidRDefault="00263447" w:rsidP="00263447">
      <w:pPr>
        <w:pStyle w:val="ListParagraph"/>
        <w:numPr>
          <w:ilvl w:val="0"/>
          <w:numId w:val="3"/>
        </w:numPr>
      </w:pPr>
      <w:r>
        <w:t>R</w:t>
      </w:r>
      <w:r w:rsidRPr="00263447">
        <w:t>epeatedly divide the input array into smaller halves until the sub</w:t>
      </w:r>
      <w:r>
        <w:t>lists</w:t>
      </w:r>
      <w:r w:rsidRPr="00263447">
        <w:t xml:space="preserve"> contain only one element</w:t>
      </w:r>
      <w:r>
        <w:t xml:space="preserve"> (a list of one element is considered sorted)</w:t>
      </w:r>
      <w:r w:rsidRPr="00263447">
        <w:t>.</w:t>
      </w:r>
    </w:p>
    <w:p w14:paraId="633B3157" w14:textId="77777777" w:rsidR="00263447" w:rsidRDefault="00263447" w:rsidP="00263447">
      <w:pPr>
        <w:pStyle w:val="ListParagraph"/>
        <w:numPr>
          <w:ilvl w:val="0"/>
          <w:numId w:val="3"/>
        </w:numPr>
      </w:pPr>
      <w:r w:rsidRPr="00263447">
        <w:t>Repeatedly merge sublists to produce new sorted sublists until there is only one sublist remaining. This will be the sorted list.</w:t>
      </w:r>
    </w:p>
    <w:p w14:paraId="2D01B63B" w14:textId="77777777" w:rsidR="005E3389" w:rsidRPr="00C44018" w:rsidRDefault="005E3389" w:rsidP="005E3389">
      <w:pPr>
        <w:pStyle w:val="Heading2"/>
        <w:rPr>
          <w:rFonts w:cs="Arial"/>
        </w:rPr>
      </w:pPr>
      <w:r w:rsidRPr="00C44018">
        <w:rPr>
          <w:rFonts w:cs="Arial"/>
        </w:rPr>
        <w:t>Step</w:t>
      </w:r>
      <w:r>
        <w:rPr>
          <w:rFonts w:cs="Arial"/>
        </w:rPr>
        <w:t>-</w:t>
      </w:r>
      <w:r w:rsidRPr="00C44018">
        <w:rPr>
          <w:rFonts w:cs="Arial"/>
        </w:rPr>
        <w:t>by</w:t>
      </w:r>
      <w:r>
        <w:rPr>
          <w:rFonts w:cs="Arial"/>
        </w:rPr>
        <w:t>-</w:t>
      </w:r>
      <w:r w:rsidRPr="00C44018">
        <w:rPr>
          <w:rFonts w:cs="Arial"/>
        </w:rPr>
        <w:t>step</w:t>
      </w:r>
      <w:r>
        <w:rPr>
          <w:rFonts w:cs="Arial"/>
        </w:rPr>
        <w:t xml:space="preserve"> implementation</w:t>
      </w:r>
    </w:p>
    <w:p w14:paraId="7D18E81D" w14:textId="509EB904" w:rsidR="00CC3E53" w:rsidRPr="00CC3E53" w:rsidRDefault="00CC3E53" w:rsidP="00CC3E53">
      <w:pPr>
        <w:rPr>
          <w:rFonts w:cs="Arial"/>
        </w:rPr>
      </w:pPr>
      <w:r w:rsidRPr="00CC3E53">
        <w:rPr>
          <w:rFonts w:cs="Arial"/>
        </w:rPr>
        <w:t xml:space="preserve">Step 1: </w:t>
      </w:r>
      <w:r w:rsidRPr="00CC3E53">
        <w:t>Recursively calls the function to split the array into 2 halves until every sub-array only contains 1 element, which is now considered sorted.</w:t>
      </w:r>
    </w:p>
    <w:p w14:paraId="3F8D8BE8" w14:textId="4E4D2804" w:rsidR="00CC3E53" w:rsidRPr="00C44018" w:rsidRDefault="00CC3E53" w:rsidP="00CC3E53">
      <w:pPr>
        <w:rPr>
          <w:rFonts w:cs="Arial"/>
        </w:rPr>
      </w:pPr>
      <w:r w:rsidRPr="00C44018">
        <w:rPr>
          <w:rFonts w:cs="Arial"/>
        </w:rPr>
        <w:t xml:space="preserve">Step 2: </w:t>
      </w:r>
      <w:r>
        <w:rPr>
          <w:rFonts w:cs="Arial"/>
        </w:rPr>
        <w:t xml:space="preserve">Merge the adjacent </w:t>
      </w:r>
      <w:r w:rsidR="00222275">
        <w:rPr>
          <w:rFonts w:cs="Arial"/>
        </w:rPr>
        <w:t>sub-arrays into a bigger sorted array</w:t>
      </w:r>
      <w:r w:rsidR="002C173E">
        <w:rPr>
          <w:rFonts w:cs="Arial"/>
        </w:rPr>
        <w:t>.</w:t>
      </w:r>
    </w:p>
    <w:p w14:paraId="7569F640" w14:textId="53E76151" w:rsidR="00CC3E53" w:rsidRDefault="00CC3E53" w:rsidP="001C3E9F">
      <w:pPr>
        <w:rPr>
          <w:rFonts w:cs="Arial"/>
        </w:rPr>
      </w:pPr>
      <w:r w:rsidRPr="00C44018">
        <w:rPr>
          <w:rFonts w:cs="Arial"/>
        </w:rPr>
        <w:t xml:space="preserve">Step 3: </w:t>
      </w:r>
      <w:r w:rsidR="002C173E">
        <w:rPr>
          <w:rFonts w:cs="Arial"/>
        </w:rPr>
        <w:t xml:space="preserve">Recursively </w:t>
      </w:r>
      <w:r w:rsidR="007D3946">
        <w:rPr>
          <w:rFonts w:cs="Arial"/>
        </w:rPr>
        <w:t xml:space="preserve">combine them until </w:t>
      </w:r>
      <w:r w:rsidR="007B2063">
        <w:rPr>
          <w:rFonts w:cs="Arial"/>
        </w:rPr>
        <w:t>there is only one left</w:t>
      </w:r>
      <w:r w:rsidR="001B2BD3">
        <w:rPr>
          <w:rFonts w:cs="Arial"/>
        </w:rPr>
        <w:t xml:space="preserve">, </w:t>
      </w:r>
      <w:r w:rsidR="0027189A">
        <w:rPr>
          <w:rFonts w:cs="Arial"/>
        </w:rPr>
        <w:t>the array itself.</w:t>
      </w:r>
    </w:p>
    <w:p w14:paraId="3AD8D630" w14:textId="0F864E64" w:rsidR="0027189A" w:rsidRDefault="0027189A" w:rsidP="0027189A">
      <w:pPr>
        <w:pStyle w:val="Heading2"/>
      </w:pPr>
      <w:r>
        <w:t>Complexity</w:t>
      </w:r>
    </w:p>
    <w:p w14:paraId="29E1EDE7" w14:textId="556C4E00" w:rsidR="006D5033" w:rsidRPr="00573991" w:rsidRDefault="007F1FEE" w:rsidP="006D5033">
      <w:pPr>
        <w:pStyle w:val="ListParagraph"/>
        <w:numPr>
          <w:ilvl w:val="0"/>
          <w:numId w:val="3"/>
        </w:numPr>
      </w:pPr>
      <w:r>
        <w:t xml:space="preserve">The time complexity of merge sort is always </w:t>
      </w:r>
      <m:oMath>
        <m:r>
          <m:rPr>
            <m:sty m:val="bi"/>
          </m:rPr>
          <w:rPr>
            <w:rFonts w:ascii="Cambria Math" w:hAnsi="Cambria Math"/>
          </w:rPr>
          <m:t>O(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N.log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func>
        <m:r>
          <m:rPr>
            <m:sty m:val="bi"/>
          </m:rPr>
          <w:rPr>
            <w:rFonts w:ascii="Cambria Math" w:hAnsi="Cambria Math"/>
          </w:rPr>
          <m:t>)</m:t>
        </m:r>
      </m:oMath>
      <w:r w:rsidR="00E07A1F">
        <w:rPr>
          <w:rFonts w:eastAsiaTheme="minorEastAsia"/>
          <w:b/>
          <w:bCs/>
        </w:rPr>
        <w:t xml:space="preserve">, </w:t>
      </w:r>
      <w:r w:rsidR="00E07A1F">
        <w:rPr>
          <w:rFonts w:eastAsiaTheme="minorEastAsia"/>
        </w:rPr>
        <w:t xml:space="preserve">regardless of </w:t>
      </w:r>
      <w:r w:rsidR="00CC2670">
        <w:rPr>
          <w:rFonts w:eastAsiaTheme="minorEastAsia"/>
        </w:rPr>
        <w:t xml:space="preserve">the initial order of </w:t>
      </w:r>
      <w:r w:rsidR="00F64259">
        <w:rPr>
          <w:rFonts w:eastAsiaTheme="minorEastAsia"/>
        </w:rPr>
        <w:t xml:space="preserve">the </w:t>
      </w:r>
      <w:r w:rsidR="00CC2670">
        <w:rPr>
          <w:rFonts w:eastAsiaTheme="minorEastAsia"/>
        </w:rPr>
        <w:t>array.</w:t>
      </w:r>
    </w:p>
    <w:p w14:paraId="11007908" w14:textId="56924966" w:rsidR="00573991" w:rsidRPr="00563AE6" w:rsidRDefault="00244BA1" w:rsidP="006D5033">
      <w:pPr>
        <w:pStyle w:val="ListParagraph"/>
        <w:numPr>
          <w:ilvl w:val="0"/>
          <w:numId w:val="3"/>
        </w:numPr>
      </w:pPr>
      <w:r>
        <w:rPr>
          <w:rFonts w:eastAsiaTheme="minorEastAsia"/>
        </w:rPr>
        <w:t xml:space="preserve">Space complexity: </w:t>
      </w:r>
      <m:oMath>
        <m:r>
          <m:rPr>
            <m:sty m:val="bi"/>
          </m:rPr>
          <w:rPr>
            <w:rFonts w:ascii="Cambria Math" w:eastAsiaTheme="minorEastAsia" w:hAnsi="Cambria Math"/>
          </w:rPr>
          <m:t>O(N)</m:t>
        </m:r>
      </m:oMath>
      <w:r>
        <w:rPr>
          <w:rFonts w:eastAsiaTheme="minorEastAsia"/>
        </w:rPr>
        <w:t xml:space="preserve">, </w:t>
      </w:r>
      <w:r w:rsidR="00B91582">
        <w:rPr>
          <w:rFonts w:eastAsiaTheme="minorEastAsia"/>
        </w:rPr>
        <w:t xml:space="preserve">due to the extra </w:t>
      </w:r>
      <w:r w:rsidR="00380CAC">
        <w:rPr>
          <w:rFonts w:eastAsiaTheme="minorEastAsia"/>
        </w:rPr>
        <w:t xml:space="preserve">memory to create </w:t>
      </w:r>
      <w:r w:rsidR="00563AE6">
        <w:rPr>
          <w:rFonts w:eastAsiaTheme="minorEastAsia"/>
        </w:rPr>
        <w:t xml:space="preserve">the </w:t>
      </w:r>
      <w:r w:rsidR="00380CAC">
        <w:rPr>
          <w:rFonts w:eastAsiaTheme="minorEastAsia"/>
        </w:rPr>
        <w:t>temporary array before mergin</w:t>
      </w:r>
      <w:r w:rsidR="00563AE6">
        <w:rPr>
          <w:rFonts w:eastAsiaTheme="minorEastAsia"/>
        </w:rPr>
        <w:t>g.</w:t>
      </w:r>
    </w:p>
    <w:p w14:paraId="4C107EBE" w14:textId="7B814104" w:rsidR="00563AE6" w:rsidRDefault="00563AE6" w:rsidP="00563AE6">
      <w:pPr>
        <w:pStyle w:val="Heading2"/>
      </w:pPr>
      <w:r>
        <w:t>Improvements and variants</w:t>
      </w:r>
    </w:p>
    <w:p w14:paraId="58317D9B" w14:textId="567EAA71" w:rsidR="00563AE6" w:rsidRPr="009737D8" w:rsidRDefault="006D3E1A" w:rsidP="00563AE6">
      <w:pPr>
        <w:pStyle w:val="ListParagraph"/>
        <w:numPr>
          <w:ilvl w:val="0"/>
          <w:numId w:val="3"/>
        </w:numPr>
      </w:pPr>
      <w:r>
        <w:t>In-place</w:t>
      </w:r>
      <w:r w:rsidR="0011431D">
        <w:t xml:space="preserve"> merge sort</w:t>
      </w:r>
      <w:r>
        <w:t xml:space="preserve">: </w:t>
      </w:r>
      <w:r w:rsidR="00245B5D">
        <w:t xml:space="preserve">it is possible </w:t>
      </w:r>
      <w:r w:rsidR="008B5496">
        <w:t>to modify merge sort to perform in-place</w:t>
      </w:r>
      <w:r w:rsidR="003A795F">
        <w:t>, improv</w:t>
      </w:r>
      <w:r w:rsidR="00B96072">
        <w:t>ing</w:t>
      </w:r>
      <w:r w:rsidR="003A795F">
        <w:t xml:space="preserve"> the space complexity to </w:t>
      </w:r>
      <m:oMath>
        <m:r>
          <m:rPr>
            <m:sty m:val="bi"/>
          </m:rPr>
          <w:rPr>
            <w:rFonts w:ascii="Cambria Math" w:hAnsi="Cambria Math"/>
          </w:rPr>
          <m:t>O(1)</m:t>
        </m:r>
      </m:oMath>
      <w:r w:rsidR="003A795F">
        <w:rPr>
          <w:rFonts w:eastAsiaTheme="minorEastAsia"/>
        </w:rPr>
        <w:t>. Though it</w:t>
      </w:r>
      <w:r w:rsidR="009737D8">
        <w:rPr>
          <w:rFonts w:eastAsiaTheme="minorEastAsia"/>
        </w:rPr>
        <w:t xml:space="preserve"> will cause a slighter higher time complexity due to extra swaps and comparisons.</w:t>
      </w:r>
      <w:r w:rsidR="003A795F">
        <w:rPr>
          <w:rFonts w:eastAsiaTheme="minorEastAsia"/>
        </w:rPr>
        <w:t xml:space="preserve"> </w:t>
      </w:r>
    </w:p>
    <w:p w14:paraId="5B22A2FD" w14:textId="16ABA42A" w:rsidR="00161D8F" w:rsidRPr="00563AE6" w:rsidRDefault="00966A04" w:rsidP="00891560">
      <w:pPr>
        <w:pStyle w:val="ListParagraph"/>
        <w:numPr>
          <w:ilvl w:val="0"/>
          <w:numId w:val="3"/>
        </w:numPr>
      </w:pPr>
      <w:r>
        <w:rPr>
          <w:rFonts w:eastAsiaTheme="minorEastAsia"/>
        </w:rPr>
        <w:t xml:space="preserve">3-way merge sort: </w:t>
      </w:r>
      <w:r w:rsidR="00E37A66">
        <w:rPr>
          <w:rFonts w:eastAsiaTheme="minorEastAsia"/>
        </w:rPr>
        <w:t>merge sort involves splitting the array into 2 parts</w:t>
      </w:r>
      <w:r w:rsidR="005F509C">
        <w:rPr>
          <w:rFonts w:eastAsiaTheme="minorEastAsia"/>
        </w:rPr>
        <w:t xml:space="preserve">, though this variant will break the array </w:t>
      </w:r>
      <w:r w:rsidR="00161D8F">
        <w:rPr>
          <w:rFonts w:eastAsiaTheme="minorEastAsia"/>
        </w:rPr>
        <w:t>into 3 parts respectively.</w:t>
      </w:r>
    </w:p>
    <w:p w14:paraId="70E0CDD0" w14:textId="77777777" w:rsidR="00263447" w:rsidRPr="00263447" w:rsidRDefault="00263447" w:rsidP="00263447">
      <w:pPr>
        <w:pStyle w:val="Heading2"/>
      </w:pPr>
      <w:r>
        <w:t>Refs</w:t>
      </w:r>
    </w:p>
    <w:bookmarkStart w:id="1" w:name="_Hlk140874794"/>
    <w:p w14:paraId="7B44A463" w14:textId="77777777" w:rsidR="00263447" w:rsidRDefault="005414E3" w:rsidP="00263447">
      <w:r>
        <w:fldChar w:fldCharType="begin"/>
      </w:r>
      <w:r>
        <w:instrText xml:space="preserve"> HYPERLINK "https://en.wikipedia.org/wiki/Merge_sort" </w:instrText>
      </w:r>
      <w:r>
        <w:fldChar w:fldCharType="separate"/>
      </w:r>
      <w:r w:rsidR="00263447" w:rsidRPr="000511E9">
        <w:rPr>
          <w:rStyle w:val="Hyperlink"/>
        </w:rPr>
        <w:t>https://en.wikipedia.org/wiki/Merge_sort</w:t>
      </w:r>
      <w:r>
        <w:rPr>
          <w:rStyle w:val="Hyperlink"/>
        </w:rPr>
        <w:fldChar w:fldCharType="end"/>
      </w:r>
    </w:p>
    <w:p w14:paraId="136365AD" w14:textId="77777777" w:rsidR="00263447" w:rsidRDefault="005414E3" w:rsidP="00263447">
      <w:hyperlink r:id="rId7" w:history="1">
        <w:r w:rsidR="00263447" w:rsidRPr="000511E9">
          <w:rPr>
            <w:rStyle w:val="Hyperlink"/>
          </w:rPr>
          <w:t>https://www.geeksforgeeks.org/merge-sort/</w:t>
        </w:r>
      </w:hyperlink>
    </w:p>
    <w:bookmarkEnd w:id="1"/>
    <w:p w14:paraId="232AED04" w14:textId="77777777" w:rsidR="00891560" w:rsidRDefault="00891560">
      <w:pPr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67404D20" w14:textId="51C58FD0" w:rsidR="00263447" w:rsidRDefault="00263447" w:rsidP="00263447">
      <w:pPr>
        <w:pStyle w:val="Heading1"/>
      </w:pPr>
      <w:r>
        <w:lastRenderedPageBreak/>
        <w:t>Quick Sort</w:t>
      </w:r>
    </w:p>
    <w:p w14:paraId="28DBB611" w14:textId="77777777" w:rsidR="00263447" w:rsidRDefault="00263447" w:rsidP="00263447">
      <w:pPr>
        <w:pStyle w:val="Heading2"/>
      </w:pPr>
      <w:r>
        <w:t>Algorithm’s main idea</w:t>
      </w:r>
    </w:p>
    <w:p w14:paraId="0FE4842B" w14:textId="77777777" w:rsidR="00263447" w:rsidRDefault="00263447" w:rsidP="00263447">
      <w:r>
        <w:t>Quick sort applies the idea of divide-and-conquer algorithm.</w:t>
      </w:r>
    </w:p>
    <w:p w14:paraId="4CAF1EDE" w14:textId="77777777" w:rsidR="00263447" w:rsidRDefault="00263447" w:rsidP="00263447">
      <w:r>
        <w:t xml:space="preserve">Choosing the pivot element from the input list, and partition it into 2 sublists, one with elements less than the pivot and the other with elements greater than or equal to the pivot. </w:t>
      </w:r>
    </w:p>
    <w:p w14:paraId="753FFBCB" w14:textId="49203166" w:rsidR="00263447" w:rsidRDefault="00263447" w:rsidP="00263447">
      <w:r>
        <w:t>This partitioning process is repeatedly applied to sublists until the sublist only contains 1 element and the whole array is sorted</w:t>
      </w:r>
      <w:r w:rsidR="00A30CF5">
        <w:t>.</w:t>
      </w:r>
    </w:p>
    <w:p w14:paraId="6198D6D3" w14:textId="02E22816" w:rsidR="00A30CF5" w:rsidRDefault="00A30CF5" w:rsidP="002F65FB">
      <w:pPr>
        <w:pStyle w:val="Heading2"/>
        <w:rPr>
          <w:rFonts w:cs="Arial"/>
        </w:rPr>
      </w:pPr>
      <w:r w:rsidRPr="00C44018">
        <w:rPr>
          <w:rFonts w:cs="Arial"/>
        </w:rPr>
        <w:t>Step</w:t>
      </w:r>
      <w:r>
        <w:rPr>
          <w:rFonts w:cs="Arial"/>
        </w:rPr>
        <w:t>-</w:t>
      </w:r>
      <w:r w:rsidRPr="00C44018">
        <w:rPr>
          <w:rFonts w:cs="Arial"/>
        </w:rPr>
        <w:t>by</w:t>
      </w:r>
      <w:r>
        <w:rPr>
          <w:rFonts w:cs="Arial"/>
        </w:rPr>
        <w:t>-</w:t>
      </w:r>
      <w:r w:rsidRPr="00C44018">
        <w:rPr>
          <w:rFonts w:cs="Arial"/>
        </w:rPr>
        <w:t>step</w:t>
      </w:r>
      <w:r>
        <w:rPr>
          <w:rFonts w:cs="Arial"/>
        </w:rPr>
        <w:t xml:space="preserve"> implementation</w:t>
      </w:r>
    </w:p>
    <w:p w14:paraId="61C54512" w14:textId="28A3C897" w:rsidR="002F65FB" w:rsidRDefault="002F65FB" w:rsidP="002F65FB">
      <w:r>
        <w:t xml:space="preserve">Step 1: Choosing a pivot </w:t>
      </w:r>
      <w:r w:rsidR="00455BB8">
        <w:t xml:space="preserve">element from the array. The choice of pivot </w:t>
      </w:r>
      <w:r w:rsidR="00D24AB3">
        <w:t xml:space="preserve">can be </w:t>
      </w:r>
      <w:r w:rsidR="00B96072">
        <w:t xml:space="preserve">a </w:t>
      </w:r>
      <w:r w:rsidR="00D24AB3">
        <w:t>matter of the algorithm</w:t>
      </w:r>
      <w:r w:rsidR="00B96072">
        <w:t>'s</w:t>
      </w:r>
      <w:r w:rsidR="00D24AB3">
        <w:t xml:space="preserve"> performance.</w:t>
      </w:r>
    </w:p>
    <w:p w14:paraId="771FC8D6" w14:textId="26A87BD8" w:rsidR="00D24AB3" w:rsidRDefault="00D24AB3" w:rsidP="002F65FB">
      <w:r>
        <w:t xml:space="preserve">Step 2: </w:t>
      </w:r>
      <w:r w:rsidR="00066C8B">
        <w:t xml:space="preserve">Partition the array around the chosen pivot. Reordering elements that </w:t>
      </w:r>
      <w:r w:rsidR="00B96072">
        <w:t xml:space="preserve">are </w:t>
      </w:r>
      <w:r w:rsidR="00066C8B">
        <w:t xml:space="preserve">less than the pivot will come before it and </w:t>
      </w:r>
      <w:r w:rsidR="006E2E86">
        <w:t>all others are placed behind.</w:t>
      </w:r>
    </w:p>
    <w:p w14:paraId="15EB96DF" w14:textId="7927ABFE" w:rsidR="00017B03" w:rsidRDefault="00017B03" w:rsidP="002F65FB">
      <w:r>
        <w:t xml:space="preserve">Step 3: Now the pivot element is in the correct sorted position. </w:t>
      </w:r>
      <w:r w:rsidR="005B5207">
        <w:t xml:space="preserve">Recursively </w:t>
      </w:r>
      <w:r w:rsidR="00AC4802">
        <w:t>apply</w:t>
      </w:r>
      <w:r w:rsidR="00515B74">
        <w:t xml:space="preserve"> the algorithm to the 2 halves </w:t>
      </w:r>
      <w:r w:rsidR="0063328C">
        <w:t>of the array separated by the pivot element.</w:t>
      </w:r>
    </w:p>
    <w:p w14:paraId="0EC3B4D4" w14:textId="43D76A5A" w:rsidR="0063328C" w:rsidRPr="002F65FB" w:rsidRDefault="00FE40DC" w:rsidP="002F65FB">
      <w:r>
        <w:t xml:space="preserve">Step 4: </w:t>
      </w:r>
      <w:r w:rsidR="00D8342C">
        <w:t xml:space="preserve">The recursion continues until each sub-array contains only </w:t>
      </w:r>
      <w:r w:rsidR="00414EEF">
        <w:t xml:space="preserve">one element. Now </w:t>
      </w:r>
      <w:r w:rsidR="009F6A77">
        <w:t>the whole array is sorted.</w:t>
      </w:r>
    </w:p>
    <w:p w14:paraId="41A0FD02" w14:textId="25EDC273" w:rsidR="009F6A77" w:rsidRDefault="009F6A77" w:rsidP="00263447">
      <w:pPr>
        <w:pStyle w:val="Heading2"/>
      </w:pPr>
      <w:r>
        <w:t>Complexity</w:t>
      </w:r>
    </w:p>
    <w:p w14:paraId="778DCF4B" w14:textId="2E530865" w:rsidR="009F6A77" w:rsidRDefault="00AE609F" w:rsidP="00AE609F">
      <w:pPr>
        <w:ind w:left="360"/>
      </w:pPr>
      <w:r>
        <w:t xml:space="preserve">The time complexity largely depends </w:t>
      </w:r>
      <w:r w:rsidR="00E07223">
        <w:t xml:space="preserve">on the way </w:t>
      </w:r>
      <w:r w:rsidR="00B96072">
        <w:t xml:space="preserve">of </w:t>
      </w:r>
      <w:r w:rsidR="00E07223">
        <w:t>choosing the pivot</w:t>
      </w:r>
      <w:r w:rsidR="00D73E72">
        <w:t>:</w:t>
      </w:r>
    </w:p>
    <w:p w14:paraId="4C528C5C" w14:textId="4275E5BB" w:rsidR="00D73E72" w:rsidRPr="00665AC9" w:rsidRDefault="00D73E72" w:rsidP="00D73E72">
      <w:pPr>
        <w:pStyle w:val="ListParagraph"/>
        <w:numPr>
          <w:ilvl w:val="0"/>
          <w:numId w:val="3"/>
        </w:numPr>
      </w:pPr>
      <w:r>
        <w:t xml:space="preserve">The best and average case will be </w:t>
      </w:r>
      <m:oMath>
        <m:r>
          <m:rPr>
            <m:sty m:val="bi"/>
          </m:rPr>
          <w:rPr>
            <w:rFonts w:ascii="Cambria Math" w:hAnsi="Cambria Math"/>
          </w:rPr>
          <m:t>O(N.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func>
        <m:r>
          <m:rPr>
            <m:sty m:val="bi"/>
          </m:rPr>
          <w:rPr>
            <w:rFonts w:ascii="Cambria Math" w:hAnsi="Cambria Math"/>
          </w:rPr>
          <m:t>)</m:t>
        </m:r>
      </m:oMath>
      <w:r w:rsidR="00DB15AA">
        <w:rPr>
          <w:rFonts w:eastAsiaTheme="minorEastAsia"/>
        </w:rPr>
        <w:t xml:space="preserve">, </w:t>
      </w:r>
      <w:r w:rsidR="00FD09FD">
        <w:rPr>
          <w:rFonts w:eastAsiaTheme="minorEastAsia"/>
        </w:rPr>
        <w:t xml:space="preserve">in the situation </w:t>
      </w:r>
      <w:r w:rsidR="00B96072">
        <w:rPr>
          <w:rFonts w:eastAsiaTheme="minorEastAsia"/>
        </w:rPr>
        <w:t xml:space="preserve">in </w:t>
      </w:r>
      <w:r w:rsidR="00FD09FD">
        <w:rPr>
          <w:rFonts w:eastAsiaTheme="minorEastAsia"/>
        </w:rPr>
        <w:t xml:space="preserve">which the pivot </w:t>
      </w:r>
      <w:r w:rsidR="00665AC9">
        <w:rPr>
          <w:rFonts w:eastAsiaTheme="minorEastAsia"/>
        </w:rPr>
        <w:t>is the middle element.</w:t>
      </w:r>
    </w:p>
    <w:p w14:paraId="6E4E595B" w14:textId="2DE1F581" w:rsidR="00665AC9" w:rsidRPr="00DF1B67" w:rsidRDefault="00665AC9" w:rsidP="00D73E72">
      <w:pPr>
        <w:pStyle w:val="ListParagraph"/>
        <w:numPr>
          <w:ilvl w:val="0"/>
          <w:numId w:val="3"/>
        </w:numPr>
      </w:pPr>
      <w:r>
        <w:rPr>
          <w:rFonts w:eastAsiaTheme="minorEastAsia"/>
        </w:rPr>
        <w:t>The worst</w:t>
      </w:r>
      <w:r w:rsidR="00B96072">
        <w:rPr>
          <w:rFonts w:eastAsiaTheme="minorEastAsia"/>
        </w:rPr>
        <w:t>-</w:t>
      </w:r>
      <w:r>
        <w:rPr>
          <w:rFonts w:eastAsiaTheme="minorEastAsia"/>
        </w:rPr>
        <w:t xml:space="preserve">case scenario is </w:t>
      </w:r>
      <m:oMath>
        <m:r>
          <m:rPr>
            <m:sty m:val="bi"/>
          </m:rP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, occurs </w:t>
      </w:r>
      <w:r w:rsidR="00A95215">
        <w:rPr>
          <w:rFonts w:eastAsiaTheme="minorEastAsia"/>
        </w:rPr>
        <w:t>when the algorithm always choose</w:t>
      </w:r>
      <w:r w:rsidR="00B96072">
        <w:rPr>
          <w:rFonts w:eastAsiaTheme="minorEastAsia"/>
        </w:rPr>
        <w:t>s</w:t>
      </w:r>
      <w:r w:rsidR="00A95215">
        <w:rPr>
          <w:rFonts w:eastAsiaTheme="minorEastAsia"/>
        </w:rPr>
        <w:t xml:space="preserve"> the </w:t>
      </w:r>
      <w:r w:rsidR="00DF1B67">
        <w:rPr>
          <w:rFonts w:eastAsiaTheme="minorEastAsia"/>
        </w:rPr>
        <w:t>largest or smallest element as a pivot.</w:t>
      </w:r>
    </w:p>
    <w:p w14:paraId="6C544E8C" w14:textId="3EF8DC00" w:rsidR="00DF1B67" w:rsidRPr="00E111E7" w:rsidRDefault="00E111E7" w:rsidP="00DF1B67">
      <w:pPr>
        <w:ind w:left="360"/>
      </w:pPr>
      <w:r>
        <w:t xml:space="preserve">The space complexity: 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="006F5496">
        <w:rPr>
          <w:rFonts w:eastAsiaTheme="minorEastAsia"/>
        </w:rPr>
        <w:t xml:space="preserve">, there is no need </w:t>
      </w:r>
      <w:r w:rsidR="00B96072">
        <w:rPr>
          <w:rFonts w:eastAsiaTheme="minorEastAsia"/>
        </w:rPr>
        <w:t>for</w:t>
      </w:r>
      <w:r w:rsidR="006F5496">
        <w:rPr>
          <w:rFonts w:eastAsiaTheme="minorEastAsia"/>
        </w:rPr>
        <w:t xml:space="preserve"> external memory when swapping element</w:t>
      </w:r>
      <w:r w:rsidR="00B96072">
        <w:rPr>
          <w:rFonts w:eastAsiaTheme="minorEastAsia"/>
        </w:rPr>
        <w:t>s</w:t>
      </w:r>
      <w:r w:rsidR="009A600C">
        <w:rPr>
          <w:rFonts w:eastAsiaTheme="minorEastAsia"/>
        </w:rPr>
        <w:t xml:space="preserve"> during the process.</w:t>
      </w:r>
      <w:r w:rsidR="006F5496">
        <w:rPr>
          <w:rFonts w:eastAsiaTheme="minorEastAsia"/>
          <w:b/>
          <w:bCs/>
        </w:rPr>
        <w:t xml:space="preserve"> </w:t>
      </w:r>
    </w:p>
    <w:p w14:paraId="63C80D38" w14:textId="58CF7389" w:rsidR="009A600C" w:rsidRDefault="009A600C" w:rsidP="00263447">
      <w:pPr>
        <w:pStyle w:val="Heading2"/>
      </w:pPr>
      <w:r>
        <w:t>Improvements and variants</w:t>
      </w:r>
    </w:p>
    <w:p w14:paraId="4B7FF401" w14:textId="6127FFC8" w:rsidR="00AA2416" w:rsidRDefault="000A236A" w:rsidP="009A600C">
      <w:r>
        <w:t>The decision of choosing the pivot matters a lot in the time complexity, therefore</w:t>
      </w:r>
      <w:r w:rsidR="00997BF5">
        <w:t xml:space="preserve"> there are some method</w:t>
      </w:r>
      <w:r w:rsidR="00AA2416">
        <w:t>s to solving this</w:t>
      </w:r>
      <w:r w:rsidR="00E330C5">
        <w:t>:</w:t>
      </w:r>
    </w:p>
    <w:p w14:paraId="6778844E" w14:textId="6C1CB354" w:rsidR="00E330C5" w:rsidRDefault="000A6522" w:rsidP="00E330C5">
      <w:pPr>
        <w:pStyle w:val="ListParagraph"/>
        <w:numPr>
          <w:ilvl w:val="0"/>
          <w:numId w:val="3"/>
        </w:numPr>
      </w:pPr>
      <w:r>
        <w:t>Median-of-three</w:t>
      </w:r>
      <w:r w:rsidR="00077C5C">
        <w:t>: choose the pivot from one of the following: first, middle</w:t>
      </w:r>
      <w:r w:rsidR="00B96072">
        <w:t>,</w:t>
      </w:r>
      <w:r w:rsidR="00077C5C">
        <w:t xml:space="preserve"> or last element.</w:t>
      </w:r>
    </w:p>
    <w:p w14:paraId="2685C50C" w14:textId="23D1D615" w:rsidR="00077C5C" w:rsidRDefault="00CB2682" w:rsidP="00E330C5">
      <w:pPr>
        <w:pStyle w:val="ListParagraph"/>
        <w:numPr>
          <w:ilvl w:val="0"/>
          <w:numId w:val="3"/>
        </w:numPr>
      </w:pPr>
      <w:r>
        <w:t>Pick randomly. This call Randomize Quick Sort</w:t>
      </w:r>
      <w:r w:rsidR="00D9173D">
        <w:t>, which should minimize the occurrence of worst-case.</w:t>
      </w:r>
    </w:p>
    <w:p w14:paraId="00E4202C" w14:textId="16161ECA" w:rsidR="00D9173D" w:rsidRDefault="00F4233F" w:rsidP="00F4233F">
      <w:r>
        <w:t>Other improvements and variants can be:</w:t>
      </w:r>
    </w:p>
    <w:p w14:paraId="688D8A8C" w14:textId="5EF472C3" w:rsidR="00F4233F" w:rsidRDefault="00C4577E" w:rsidP="00F4233F">
      <w:pPr>
        <w:pStyle w:val="ListParagraph"/>
        <w:numPr>
          <w:ilvl w:val="0"/>
          <w:numId w:val="3"/>
        </w:numPr>
      </w:pPr>
      <w:r>
        <w:t>Multi-pivot Quick sort: choosing multiple pivots</w:t>
      </w:r>
      <w:r w:rsidR="00207CE3">
        <w:t xml:space="preserve"> and partition</w:t>
      </w:r>
      <w:r w:rsidR="00B96072">
        <w:t>ing</w:t>
      </w:r>
      <w:r w:rsidR="00207CE3">
        <w:t xml:space="preserve"> </w:t>
      </w:r>
      <w:r w:rsidR="00B96072">
        <w:t xml:space="preserve">them </w:t>
      </w:r>
      <w:r w:rsidR="00207CE3">
        <w:t>into compartment</w:t>
      </w:r>
      <w:r w:rsidR="008B6DC9">
        <w:t xml:space="preserve">s accordingly, which will improve </w:t>
      </w:r>
      <w:r w:rsidR="00D43D79">
        <w:t>the performances of data distributions.</w:t>
      </w:r>
    </w:p>
    <w:p w14:paraId="6D5D3ECD" w14:textId="0ADF28BA" w:rsidR="00D43D79" w:rsidRPr="009A600C" w:rsidRDefault="00CD30F1" w:rsidP="00F4233F">
      <w:pPr>
        <w:pStyle w:val="ListParagraph"/>
        <w:numPr>
          <w:ilvl w:val="0"/>
          <w:numId w:val="3"/>
        </w:numPr>
      </w:pPr>
      <w:r>
        <w:t>Instead of partition</w:t>
      </w:r>
      <w:r w:rsidR="00B8153E">
        <w:t xml:space="preserve">ing the array into 2 sub-arrays, the Three-way Quick Sort </w:t>
      </w:r>
      <w:r w:rsidR="0008215B">
        <w:t xml:space="preserve">split the array into 3 parts: less than, equal to, </w:t>
      </w:r>
      <w:r w:rsidR="00B96072">
        <w:t xml:space="preserve">and </w:t>
      </w:r>
      <w:r w:rsidR="0008215B">
        <w:t>larger than</w:t>
      </w:r>
      <w:r w:rsidR="0038049F">
        <w:t xml:space="preserve"> the pivot itself</w:t>
      </w:r>
      <w:r w:rsidR="0008215B">
        <w:t xml:space="preserve">. </w:t>
      </w:r>
      <w:r w:rsidR="003140E6">
        <w:t>By this</w:t>
      </w:r>
      <w:r w:rsidR="00B96072">
        <w:t>,</w:t>
      </w:r>
      <w:r w:rsidR="003140E6">
        <w:t xml:space="preserve"> the algorithm prevent</w:t>
      </w:r>
      <w:r w:rsidR="00B96072">
        <w:t>s redundant operations on duplicate elements.</w:t>
      </w:r>
    </w:p>
    <w:p w14:paraId="32AB9016" w14:textId="7A2B2219" w:rsidR="00263447" w:rsidRPr="00263447" w:rsidRDefault="00263447" w:rsidP="00263447">
      <w:pPr>
        <w:pStyle w:val="Heading2"/>
      </w:pPr>
      <w:r>
        <w:t>Refs</w:t>
      </w:r>
    </w:p>
    <w:bookmarkStart w:id="2" w:name="_Hlk140874819"/>
    <w:p w14:paraId="7AC360D9" w14:textId="77777777" w:rsidR="00263447" w:rsidRDefault="005414E3" w:rsidP="00263447">
      <w:r>
        <w:fldChar w:fldCharType="begin"/>
      </w:r>
      <w:r>
        <w:instrText xml:space="preserve"> HYPERLINK "https://fptshop.com.vn/tin-tuc/danh-gia/quick-sort-la-gi-155097" </w:instrText>
      </w:r>
      <w:r>
        <w:fldChar w:fldCharType="separate"/>
      </w:r>
      <w:r w:rsidR="00263447" w:rsidRPr="000511E9">
        <w:rPr>
          <w:rStyle w:val="Hyperlink"/>
        </w:rPr>
        <w:t>https://fptshop.com.vn/tin-tuc/danh-gia/quick-sort-la-gi-155097</w:t>
      </w:r>
      <w:r>
        <w:rPr>
          <w:rStyle w:val="Hyperlink"/>
        </w:rPr>
        <w:fldChar w:fldCharType="end"/>
      </w:r>
    </w:p>
    <w:p w14:paraId="34676243" w14:textId="77777777" w:rsidR="00263447" w:rsidRDefault="005414E3" w:rsidP="00263447">
      <w:hyperlink r:id="rId8" w:history="1">
        <w:r w:rsidR="00263447" w:rsidRPr="000511E9">
          <w:rPr>
            <w:rStyle w:val="Hyperlink"/>
          </w:rPr>
          <w:t>https://www.geeksforgeeks.org/quick-sort/</w:t>
        </w:r>
      </w:hyperlink>
    </w:p>
    <w:bookmarkEnd w:id="2"/>
    <w:p w14:paraId="52D3F171" w14:textId="77777777" w:rsidR="00B96072" w:rsidRDefault="00B96072">
      <w:pPr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2F2E9ECE" w14:textId="15C21CB4" w:rsidR="00345E0A" w:rsidRPr="00345E0A" w:rsidRDefault="00345E0A" w:rsidP="00345E0A">
      <w:pPr>
        <w:pStyle w:val="Heading1"/>
      </w:pPr>
      <w:r>
        <w:lastRenderedPageBreak/>
        <w:t>Radix Sort</w:t>
      </w:r>
    </w:p>
    <w:p w14:paraId="21BB0B21" w14:textId="023282FD" w:rsidR="00345E0A" w:rsidRDefault="00345E0A" w:rsidP="00345E0A">
      <w:pPr>
        <w:pStyle w:val="Heading2"/>
      </w:pPr>
      <w:r>
        <w:t>Algorithm’s main idea</w:t>
      </w:r>
    </w:p>
    <w:p w14:paraId="48FB419B" w14:textId="456BB088" w:rsidR="00213C9E" w:rsidRDefault="001D6554" w:rsidP="00345E0A">
      <w:pPr>
        <w:rPr>
          <w:ins w:id="3" w:author="TRẦN ANH MINH" w:date="2023-07-12T22:31:00Z"/>
        </w:rPr>
      </w:pPr>
      <w:r>
        <w:t>Radix sort is a non-</w:t>
      </w:r>
      <w:del w:id="4" w:author="TRẦN ANH MINH" w:date="2023-07-12T22:31:00Z">
        <w:r w:rsidDel="00213C9E">
          <w:delText>comparison</w:delText>
        </w:r>
        <w:r w:rsidR="00ED52C8" w:rsidDel="00213C9E">
          <w:delText xml:space="preserve"> </w:delText>
        </w:r>
      </w:del>
      <w:r w:rsidR="00213C9E">
        <w:t>comparison-</w:t>
      </w:r>
      <w:r w:rsidR="00ED52C8">
        <w:t xml:space="preserve">based sorting algorithm </w:t>
      </w:r>
      <w:r w:rsidR="009B44FC">
        <w:t xml:space="preserve">that operates on the individual digits of the input elements. </w:t>
      </w:r>
    </w:p>
    <w:p w14:paraId="027FD65B" w14:textId="43F83889" w:rsidR="00345E0A" w:rsidRDefault="009B44FC" w:rsidP="00345E0A">
      <w:r>
        <w:t xml:space="preserve">The idea is to </w:t>
      </w:r>
      <w:r w:rsidR="0083231C">
        <w:t xml:space="preserve">sort elements according to the least </w:t>
      </w:r>
      <w:r w:rsidR="00E017D7">
        <w:t>significant digit and progressi</w:t>
      </w:r>
      <w:r w:rsidR="0038049F">
        <w:t>v</w:t>
      </w:r>
      <w:ins w:id="5" w:author="TRẦN ANH MINH" w:date="2023-07-12T22:30:00Z">
        <w:r w:rsidR="00B514DD">
          <w:t>v</w:t>
        </w:r>
      </w:ins>
      <w:r w:rsidR="00E017D7">
        <w:t>ely</w:t>
      </w:r>
      <w:r w:rsidR="007B7325">
        <w:t xml:space="preserve"> </w:t>
      </w:r>
      <w:r w:rsidR="002F218F">
        <w:t>toward the more significant ones.</w:t>
      </w:r>
      <w:ins w:id="6" w:author="TRẦN ANH MINH" w:date="2023-07-12T22:30:00Z">
        <w:r w:rsidR="00213C9E">
          <w:t xml:space="preserve"> mo</w:t>
        </w:r>
      </w:ins>
      <w:ins w:id="7" w:author="TRẦN ANH MINH" w:date="2023-07-12T22:31:00Z">
        <w:r w:rsidR="00213C9E">
          <w:t>ve to the more significant ones</w:t>
        </w:r>
        <w:r w:rsidR="009D3125">
          <w:t xml:space="preserve"> by put</w:t>
        </w:r>
      </w:ins>
      <w:ins w:id="8" w:author="TRẦN ANH MINH" w:date="2023-07-12T22:32:00Z">
        <w:r w:rsidR="009D3125">
          <w:t xml:space="preserve">ting </w:t>
        </w:r>
        <w:r w:rsidR="0098521F">
          <w:t>them</w:t>
        </w:r>
        <w:r w:rsidR="009D3125">
          <w:t xml:space="preserve"> </w:t>
        </w:r>
        <w:r w:rsidR="0018643F">
          <w:t>into different buckets according to the value of the current digit</w:t>
        </w:r>
        <w:r w:rsidR="0098521F">
          <w:t>.</w:t>
        </w:r>
      </w:ins>
    </w:p>
    <w:p w14:paraId="01DB479D" w14:textId="0AC6A4F8" w:rsidR="000D6406" w:rsidRPr="000D6406" w:rsidRDefault="0002123C" w:rsidP="00B56054">
      <w:pPr>
        <w:pStyle w:val="Heading2"/>
      </w:pPr>
      <w:r>
        <w:t>Step-by-step implementation</w:t>
      </w:r>
    </w:p>
    <w:p w14:paraId="36E46124" w14:textId="0EA77F1A" w:rsidR="00F32C37" w:rsidRDefault="005B5F6D" w:rsidP="005B5F6D">
      <w:r>
        <w:t xml:space="preserve">Step 1: </w:t>
      </w:r>
      <w:ins w:id="9" w:author="TRẦN ANH MINH" w:date="2023-07-12T22:32:00Z">
        <w:r w:rsidR="0098521F" w:rsidRPr="0098521F">
          <w:t>This process continues until all digits or bits have been considered, resulting in a fully sorted array</w:t>
        </w:r>
        <w:r w:rsidR="0098521F">
          <w:t>.</w:t>
        </w:r>
      </w:ins>
      <w:r>
        <w:t>Find the maximum number of the meaning digits</w:t>
      </w:r>
      <w:r w:rsidR="00F32C37">
        <w:t>.</w:t>
      </w:r>
      <w:r w:rsidR="00102C7A">
        <w:t xml:space="preserve"> This will determine the number of passes required for the sorting process.</w:t>
      </w:r>
    </w:p>
    <w:p w14:paraId="22C126FD" w14:textId="0C477092" w:rsidR="00213C9E" w:rsidRDefault="00F32C37" w:rsidP="005B5F6D">
      <w:r>
        <w:t>Step 2:</w:t>
      </w:r>
      <w:r w:rsidR="00AB79AF">
        <w:t xml:space="preserve"> </w:t>
      </w:r>
      <w:r w:rsidR="00B80EE4">
        <w:t xml:space="preserve">Starting from the </w:t>
      </w:r>
      <w:r w:rsidR="00AC2FD5">
        <w:t>rightmost digit, p</w:t>
      </w:r>
      <w:r w:rsidR="007930E6">
        <w:t>erform placing element</w:t>
      </w:r>
      <w:r w:rsidR="00636D64">
        <w:t>s</w:t>
      </w:r>
      <w:r w:rsidR="007930E6">
        <w:t xml:space="preserve"> into the “buckets” corresponding</w:t>
      </w:r>
      <w:r w:rsidR="00636D64">
        <w:t xml:space="preserve">ly to </w:t>
      </w:r>
      <w:r w:rsidR="001504C3">
        <w:t>its digit.</w:t>
      </w:r>
    </w:p>
    <w:p w14:paraId="0C8E8FE5" w14:textId="77777777" w:rsidR="00667E99" w:rsidRDefault="00E11EC3" w:rsidP="005B5F6D">
      <w:r>
        <w:t xml:space="preserve">Step 3: </w:t>
      </w:r>
      <w:r w:rsidR="00717958">
        <w:t>F</w:t>
      </w:r>
      <w:r w:rsidR="00F63E47">
        <w:t>rom the order of the buckets and the order the element</w:t>
      </w:r>
      <w:r w:rsidR="0035123C">
        <w:t xml:space="preserve"> itself was put inside each bucket</w:t>
      </w:r>
      <w:r w:rsidR="00F63E47">
        <w:t xml:space="preserve">, </w:t>
      </w:r>
      <w:r w:rsidR="007630A1">
        <w:t>copy it back to an array</w:t>
      </w:r>
      <w:r w:rsidR="00717958">
        <w:t xml:space="preserve">. </w:t>
      </w:r>
    </w:p>
    <w:p w14:paraId="2C4D8848" w14:textId="02DC91BA" w:rsidR="00171790" w:rsidRDefault="00667E99" w:rsidP="005B5F6D">
      <w:r>
        <w:t xml:space="preserve">Step 4: </w:t>
      </w:r>
      <w:r w:rsidR="00F22BB2">
        <w:t>M</w:t>
      </w:r>
      <w:r w:rsidR="007630A1">
        <w:t>ov</w:t>
      </w:r>
      <w:r w:rsidR="00717958">
        <w:t>e</w:t>
      </w:r>
      <w:r w:rsidR="007630A1">
        <w:t xml:space="preserve"> to the next digit</w:t>
      </w:r>
      <w:r w:rsidR="00F22BB2">
        <w:t xml:space="preserve"> on the left for consideration</w:t>
      </w:r>
      <w:r w:rsidR="007630A1">
        <w:t xml:space="preserve">, </w:t>
      </w:r>
      <w:r w:rsidR="00717958">
        <w:t xml:space="preserve">and </w:t>
      </w:r>
      <w:r w:rsidR="007630A1">
        <w:t>back to step 2</w:t>
      </w:r>
      <w:r w:rsidR="0035123C">
        <w:t>.</w:t>
      </w:r>
    </w:p>
    <w:p w14:paraId="0F2E82B3" w14:textId="7FCA3005" w:rsidR="00F41CA0" w:rsidRDefault="00F41CA0" w:rsidP="00F41CA0">
      <w:pPr>
        <w:pStyle w:val="Heading2"/>
      </w:pPr>
      <w:r>
        <w:t>Complexity</w:t>
      </w:r>
    </w:p>
    <w:p w14:paraId="77A76B35" w14:textId="08E5A037" w:rsidR="004469EB" w:rsidRPr="001D2155" w:rsidRDefault="0047590A" w:rsidP="00F41CA0">
      <w:pPr>
        <w:rPr>
          <w:rFonts w:eastAsiaTheme="minorEastAsia"/>
        </w:rPr>
      </w:pPr>
      <w:r>
        <w:t>The time complexity of radix sort</w:t>
      </w:r>
      <w:r w:rsidR="00303900">
        <w:t>, in general,</w:t>
      </w:r>
      <w:r>
        <w:t xml:space="preserve"> is </w:t>
      </w:r>
      <m:oMath>
        <m:r>
          <m:rPr>
            <m:sty m:val="bi"/>
          </m:rPr>
          <w:rPr>
            <w:rFonts w:ascii="Cambria Math" w:hAnsi="Cambria Math"/>
          </w:rPr>
          <m:t>O(d*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N+b</m:t>
            </m:r>
          </m:e>
        </m:d>
        <m:r>
          <m:rPr>
            <m:sty m:val="bi"/>
          </m:rPr>
          <w:rPr>
            <w:rFonts w:ascii="Cambria Math" w:hAnsi="Cambria Math"/>
          </w:rPr>
          <m:t>)</m:t>
        </m:r>
      </m:oMath>
      <w:r w:rsidR="00303900">
        <w:rPr>
          <w:rFonts w:eastAsiaTheme="minorEastAsia"/>
        </w:rPr>
        <w:t xml:space="preserve">, whereas </w:t>
      </w:r>
      <m:oMath>
        <m:r>
          <w:rPr>
            <w:rFonts w:ascii="Cambria Math" w:eastAsiaTheme="minorEastAsia" w:hAnsi="Cambria Math"/>
          </w:rPr>
          <m:t>d</m:t>
        </m:r>
      </m:oMath>
      <w:r w:rsidR="00561447">
        <w:rPr>
          <w:rFonts w:eastAsiaTheme="minorEastAsia"/>
        </w:rPr>
        <w:t xml:space="preserve"> is the number of digits, </w:t>
      </w:r>
      <m:oMath>
        <m:r>
          <w:rPr>
            <w:rFonts w:ascii="Cambria Math" w:eastAsiaTheme="minorEastAsia" w:hAnsi="Cambria Math"/>
          </w:rPr>
          <m:t>N</m:t>
        </m:r>
      </m:oMath>
      <w:r w:rsidR="00C70603">
        <w:rPr>
          <w:rFonts w:eastAsiaTheme="minorEastAsia"/>
        </w:rPr>
        <w:t xml:space="preserve"> is the number of elements and </w:t>
      </w:r>
      <m:oMath>
        <m:r>
          <w:rPr>
            <w:rFonts w:ascii="Cambria Math" w:eastAsiaTheme="minorEastAsia" w:hAnsi="Cambria Math"/>
          </w:rPr>
          <m:t>b</m:t>
        </m:r>
      </m:oMath>
      <w:r w:rsidR="00C70603">
        <w:rPr>
          <w:rFonts w:eastAsiaTheme="minorEastAsia"/>
        </w:rPr>
        <w:t xml:space="preserve"> is the base of the number system being used.</w:t>
      </w:r>
    </w:p>
    <w:p w14:paraId="7403E37B" w14:textId="206DE70B" w:rsidR="001D2155" w:rsidRDefault="001D2155" w:rsidP="00345E0A">
      <w:pPr>
        <w:pStyle w:val="Heading2"/>
      </w:pPr>
      <w:r>
        <w:t>Improvements and variants</w:t>
      </w:r>
    </w:p>
    <w:p w14:paraId="69186346" w14:textId="0B0713F8" w:rsidR="00E271BC" w:rsidRDefault="00E271BC" w:rsidP="00E271BC">
      <w:pPr>
        <w:pStyle w:val="ListParagraph"/>
        <w:numPr>
          <w:ilvl w:val="0"/>
          <w:numId w:val="3"/>
        </w:numPr>
      </w:pPr>
      <w:bookmarkStart w:id="10" w:name="_Hlk140866794"/>
      <w:r>
        <w:t>Radix Sort has a version that start</w:t>
      </w:r>
      <w:r w:rsidR="00320299">
        <w:t xml:space="preserve">s with the largest digit and works way down, </w:t>
      </w:r>
      <w:r w:rsidR="00313BA0">
        <w:t>which can be beneficial for sorting string</w:t>
      </w:r>
      <w:r w:rsidR="0013134A">
        <w:t>s</w:t>
      </w:r>
      <w:r w:rsidR="00313BA0">
        <w:t>,</w:t>
      </w:r>
      <w:r w:rsidR="0013134A">
        <w:t>…</w:t>
      </w:r>
    </w:p>
    <w:p w14:paraId="0DA08161" w14:textId="79FC19F0" w:rsidR="00313BA0" w:rsidRPr="00E271BC" w:rsidRDefault="00F2578E" w:rsidP="00E271BC">
      <w:pPr>
        <w:pStyle w:val="ListParagraph"/>
        <w:numPr>
          <w:ilvl w:val="0"/>
          <w:numId w:val="3"/>
        </w:numPr>
      </w:pPr>
      <w:r>
        <w:t xml:space="preserve">Multiple-key Radix Sort: </w:t>
      </w:r>
      <w:r w:rsidR="009340AE">
        <w:t xml:space="preserve">when elements can have multiple keys or attributes, </w:t>
      </w:r>
      <w:r w:rsidR="006569AB">
        <w:t>the algorithm can sort the array simultaneously</w:t>
      </w:r>
      <w:r w:rsidR="005B514B">
        <w:t xml:space="preserve">, partitioning in buckets and performing </w:t>
      </w:r>
      <w:r w:rsidR="005F4D6F">
        <w:t>radix sort on the corresponding key.</w:t>
      </w:r>
    </w:p>
    <w:bookmarkEnd w:id="10"/>
    <w:p w14:paraId="73F75175" w14:textId="6C402622" w:rsidR="00345E0A" w:rsidRPr="00263447" w:rsidRDefault="00345E0A" w:rsidP="00345E0A">
      <w:pPr>
        <w:pStyle w:val="Heading2"/>
      </w:pPr>
      <w:r>
        <w:t>Refs</w:t>
      </w:r>
    </w:p>
    <w:bookmarkStart w:id="11" w:name="_Hlk140874832"/>
    <w:bookmarkStart w:id="12" w:name="_GoBack"/>
    <w:p w14:paraId="7D3180DF" w14:textId="0B0A3E52" w:rsidR="00263447" w:rsidRDefault="005414E3" w:rsidP="00263447">
      <w:pPr>
        <w:rPr>
          <w:rStyle w:val="Hyperlink"/>
        </w:rPr>
      </w:pPr>
      <w:r>
        <w:fldChar w:fldCharType="begin"/>
      </w:r>
      <w:r>
        <w:instrText xml:space="preserve"> HYPERLINK "https://www.programiz.com/dsa/radix-sort" </w:instrText>
      </w:r>
      <w:r>
        <w:fldChar w:fldCharType="separate"/>
      </w:r>
      <w:r w:rsidR="00C109F1" w:rsidRPr="000511E9">
        <w:rPr>
          <w:rStyle w:val="Hyperlink"/>
        </w:rPr>
        <w:t>https://www.programiz.com/dsa/radix-sort</w:t>
      </w:r>
      <w:r>
        <w:rPr>
          <w:rStyle w:val="Hyperlink"/>
        </w:rPr>
        <w:fldChar w:fldCharType="end"/>
      </w:r>
    </w:p>
    <w:p w14:paraId="58D081F0" w14:textId="198CFF11" w:rsidR="000D6406" w:rsidRDefault="009444E8" w:rsidP="00263447">
      <w:hyperlink r:id="rId9" w:history="1">
        <w:r w:rsidRPr="008776CC">
          <w:rPr>
            <w:rStyle w:val="Hyperlink"/>
          </w:rPr>
          <w:t>https://www.geeksforgeeks.org/radix-sort/</w:t>
        </w:r>
      </w:hyperlink>
    </w:p>
    <w:bookmarkEnd w:id="11"/>
    <w:bookmarkEnd w:id="12"/>
    <w:p w14:paraId="00699570" w14:textId="77777777" w:rsidR="009444E8" w:rsidRDefault="009444E8" w:rsidP="00263447"/>
    <w:p w14:paraId="26BD051C" w14:textId="77777777" w:rsidR="000D6406" w:rsidRDefault="000D6406">
      <w:r>
        <w:br w:type="page"/>
      </w:r>
    </w:p>
    <w:p w14:paraId="036D48D3" w14:textId="10E8FF06" w:rsidR="00881D59" w:rsidRDefault="000D6406" w:rsidP="000D6406">
      <w:pPr>
        <w:pStyle w:val="Heading1"/>
      </w:pPr>
      <w:r>
        <w:lastRenderedPageBreak/>
        <w:t>Shaker Sort</w:t>
      </w:r>
    </w:p>
    <w:p w14:paraId="7F47D2FA" w14:textId="57A91BFF" w:rsidR="000D6406" w:rsidRDefault="000D6406" w:rsidP="000D6406">
      <w:pPr>
        <w:pStyle w:val="Heading2"/>
      </w:pPr>
      <w:r>
        <w:t>Algorithm’s main idea</w:t>
      </w:r>
    </w:p>
    <w:p w14:paraId="527A8B8F" w14:textId="77777777" w:rsidR="00246424" w:rsidRDefault="00716DFC" w:rsidP="000D6406">
      <w:bookmarkStart w:id="13" w:name="_Hlk140866876"/>
      <w:r>
        <w:t>Knowing as Bidirection</w:t>
      </w:r>
      <w:r w:rsidR="00030965">
        <w:t>al</w:t>
      </w:r>
      <w:r>
        <w:t xml:space="preserve"> </w:t>
      </w:r>
      <w:r w:rsidR="00D82548">
        <w:t xml:space="preserve">Bubble Sort, this algorithm is an improved version of Bubble </w:t>
      </w:r>
      <w:r w:rsidR="00906DA5">
        <w:t>S</w:t>
      </w:r>
      <w:r w:rsidR="00D82548">
        <w:t xml:space="preserve">ort, which </w:t>
      </w:r>
      <w:r w:rsidR="00030965">
        <w:t xml:space="preserve">allows the sorting process to work in both directions. </w:t>
      </w:r>
      <w:r w:rsidR="00906DA5">
        <w:t xml:space="preserve">Similar to Bubble Sort, after each pass, the </w:t>
      </w:r>
      <w:r w:rsidR="001A21DF">
        <w:t xml:space="preserve">large element will be moved to </w:t>
      </w:r>
      <w:r w:rsidR="00894B64">
        <w:t xml:space="preserve">the </w:t>
      </w:r>
      <w:r w:rsidR="001A21DF">
        <w:t xml:space="preserve">back and the smaller ones will end up </w:t>
      </w:r>
      <w:r w:rsidR="00894B64">
        <w:t>at the front.</w:t>
      </w:r>
      <w:r w:rsidR="00B20E4C">
        <w:t xml:space="preserve"> This alternating continues until no more swap</w:t>
      </w:r>
      <w:r w:rsidR="00246424">
        <w:t>s are needed.</w:t>
      </w:r>
    </w:p>
    <w:bookmarkEnd w:id="13"/>
    <w:p w14:paraId="2A9EF0D8" w14:textId="77777777" w:rsidR="00246424" w:rsidRDefault="00246424" w:rsidP="00246424">
      <w:pPr>
        <w:pStyle w:val="Heading2"/>
      </w:pPr>
      <w:r>
        <w:t>Step-by-step implementation</w:t>
      </w:r>
    </w:p>
    <w:p w14:paraId="5D42A934" w14:textId="77777777" w:rsidR="00216DD9" w:rsidRDefault="00246424" w:rsidP="00246424">
      <w:bookmarkStart w:id="14" w:name="_Hlk140866931"/>
      <w:r>
        <w:t xml:space="preserve">Step 1: </w:t>
      </w:r>
      <w:r w:rsidR="00CA291C">
        <w:t>Set the left and right pointers to the beginning and end</w:t>
      </w:r>
      <w:r w:rsidR="000C4910">
        <w:t xml:space="preserve"> of the array.</w:t>
      </w:r>
    </w:p>
    <w:p w14:paraId="64FD2341" w14:textId="0B0D6996" w:rsidR="000D6406" w:rsidRDefault="00216DD9" w:rsidP="00246424">
      <w:r>
        <w:t xml:space="preserve">Step 2: Move from left to right, </w:t>
      </w:r>
      <w:r w:rsidR="00E41490">
        <w:t>comparing the adjacent element</w:t>
      </w:r>
      <w:r w:rsidR="00D30AF8">
        <w:t>s</w:t>
      </w:r>
      <w:r w:rsidR="00E41490">
        <w:t xml:space="preserve"> and performing </w:t>
      </w:r>
      <w:r w:rsidR="006565E7">
        <w:t xml:space="preserve">a </w:t>
      </w:r>
      <w:r w:rsidR="00E41490">
        <w:t>swap i</w:t>
      </w:r>
      <w:r w:rsidR="006565E7">
        <w:t>f the first element is large than the second one.</w:t>
      </w:r>
      <w:r w:rsidR="00F165BF">
        <w:t xml:space="preserve"> </w:t>
      </w:r>
    </w:p>
    <w:p w14:paraId="1F4FC340" w14:textId="7F8DBA01" w:rsidR="006565E7" w:rsidRDefault="001923BC" w:rsidP="00246424">
      <w:r>
        <w:t>Step 3: Then in the opposite, move from right to left</w:t>
      </w:r>
      <w:r w:rsidR="00D30AF8">
        <w:t>, continue comparing each pair of adjacent elements, and swap correspondingly.</w:t>
      </w:r>
    </w:p>
    <w:p w14:paraId="35539B2D" w14:textId="77777777" w:rsidR="004938B8" w:rsidRDefault="00D30AF8" w:rsidP="00246424">
      <w:r>
        <w:t>Step 4:</w:t>
      </w:r>
      <w:r w:rsidR="00877EE1">
        <w:t xml:space="preserve"> After each pass, increase the left pointer and decrease the right one. </w:t>
      </w:r>
      <w:r w:rsidR="001E11FD">
        <w:t>Until the left and right pointers meet up, back to step 2.</w:t>
      </w:r>
    </w:p>
    <w:p w14:paraId="3FBA0590" w14:textId="77777777" w:rsidR="00E13CCE" w:rsidRDefault="004938B8" w:rsidP="00246424">
      <w:r>
        <w:t xml:space="preserve">Step 5: The process ends when no more swaps occur and the </w:t>
      </w:r>
      <w:r w:rsidR="00E13CCE">
        <w:t>array is sorted.</w:t>
      </w:r>
    </w:p>
    <w:bookmarkEnd w:id="14"/>
    <w:p w14:paraId="4335B02F" w14:textId="77777777" w:rsidR="00E13CCE" w:rsidRDefault="00E13CCE" w:rsidP="00E13CCE">
      <w:pPr>
        <w:pStyle w:val="Heading2"/>
      </w:pPr>
      <w:r>
        <w:t>Complexity</w:t>
      </w:r>
    </w:p>
    <w:p w14:paraId="71C75D2D" w14:textId="16A0B038" w:rsidR="00D30AF8" w:rsidRPr="00EB66CA" w:rsidRDefault="003D3594" w:rsidP="00E13CCE">
      <w:bookmarkStart w:id="15" w:name="_Hlk140867000"/>
      <w:r>
        <w:t xml:space="preserve">Although Shaker Sort reduces the number of </w:t>
      </w:r>
      <w:r w:rsidR="007B5995">
        <w:t>unnecessary comparison</w:t>
      </w:r>
      <w:r w:rsidR="004F3107">
        <w:t>s</w:t>
      </w:r>
      <w:r w:rsidR="007B5995">
        <w:t xml:space="preserve"> and swaps</w:t>
      </w:r>
      <w:r w:rsidR="004F3107">
        <w:t xml:space="preserve">, </w:t>
      </w:r>
      <w:r w:rsidR="00EF49B1">
        <w:t xml:space="preserve">which makes it more efficient than its ancestor, Shaker Sort </w:t>
      </w:r>
      <w:r w:rsidR="00D719A4">
        <w:t>still has the time complex</w:t>
      </w:r>
      <w:r w:rsidR="00F302B3">
        <w:t>i</w:t>
      </w:r>
      <w:r w:rsidR="00D719A4">
        <w:t xml:space="preserve">ty of </w:t>
      </w:r>
      <m:oMath>
        <m:r>
          <m:rPr>
            <m:sty m:val="bi"/>
          </m:rP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="00F302B3">
        <w:rPr>
          <w:rFonts w:eastAsiaTheme="minorEastAsia"/>
        </w:rPr>
        <w:t xml:space="preserve"> for both the average and worst</w:t>
      </w:r>
      <w:r w:rsidR="00EB66CA">
        <w:rPr>
          <w:rFonts w:eastAsiaTheme="minorEastAsia"/>
        </w:rPr>
        <w:t>-</w:t>
      </w:r>
      <w:r w:rsidR="00F302B3">
        <w:rPr>
          <w:rFonts w:eastAsiaTheme="minorEastAsia"/>
        </w:rPr>
        <w:t xml:space="preserve">case scenario and </w:t>
      </w:r>
      <w:r w:rsidR="00EB66CA">
        <w:rPr>
          <w:rFonts w:eastAsiaTheme="minorEastAsia"/>
        </w:rPr>
        <w:t xml:space="preserve">it is </w:t>
      </w:r>
      <m:oMath>
        <m:r>
          <m:rPr>
            <m:sty m:val="bi"/>
          </m:rPr>
          <w:rPr>
            <w:rFonts w:ascii="Cambria Math" w:hAnsi="Cambria Math"/>
          </w:rPr>
          <m:t>O(N)</m:t>
        </m:r>
      </m:oMath>
      <w:r w:rsidR="00EB66CA">
        <w:rPr>
          <w:rFonts w:eastAsiaTheme="minorEastAsia"/>
        </w:rPr>
        <w:t xml:space="preserve"> for the best case where all elements are in their correct position.</w:t>
      </w:r>
    </w:p>
    <w:p w14:paraId="6EE9CC76" w14:textId="19C10E85" w:rsidR="00881D59" w:rsidRDefault="00B22352" w:rsidP="00263447">
      <w:pPr>
        <w:rPr>
          <w:rFonts w:eastAsiaTheme="minorEastAsia"/>
        </w:rPr>
      </w:pPr>
      <w:r>
        <w:t xml:space="preserve">No extra space is needed so the space complexity is </w:t>
      </w:r>
      <m:oMath>
        <m:r>
          <m:rPr>
            <m:sty m:val="bi"/>
          </m:rPr>
          <w:rPr>
            <w:rFonts w:ascii="Cambria Math" w:hAnsi="Cambria Math"/>
          </w:rPr>
          <m:t>O(1)</m:t>
        </m:r>
      </m:oMath>
      <w:r>
        <w:rPr>
          <w:rFonts w:eastAsiaTheme="minorEastAsia"/>
        </w:rPr>
        <w:t>.</w:t>
      </w:r>
    </w:p>
    <w:bookmarkEnd w:id="15"/>
    <w:p w14:paraId="7ED8C3CC" w14:textId="77777777" w:rsidR="00B22352" w:rsidRPr="00B22352" w:rsidRDefault="00B22352" w:rsidP="00263447"/>
    <w:p w14:paraId="13D2907A" w14:textId="77777777" w:rsidR="00C109F1" w:rsidRPr="00263447" w:rsidRDefault="00C109F1" w:rsidP="00263447"/>
    <w:sectPr w:rsidR="00C109F1" w:rsidRPr="00263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21EBB"/>
    <w:multiLevelType w:val="hybridMultilevel"/>
    <w:tmpl w:val="AE0A38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A628F"/>
    <w:multiLevelType w:val="hybridMultilevel"/>
    <w:tmpl w:val="C0D093BE"/>
    <w:lvl w:ilvl="0" w:tplc="45A2D2BA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13BCB"/>
    <w:multiLevelType w:val="hybridMultilevel"/>
    <w:tmpl w:val="511C1654"/>
    <w:lvl w:ilvl="0" w:tplc="E8D2730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CA2AE1"/>
    <w:multiLevelType w:val="hybridMultilevel"/>
    <w:tmpl w:val="64266280"/>
    <w:lvl w:ilvl="0" w:tplc="C4BE4B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0061C"/>
    <w:multiLevelType w:val="hybridMultilevel"/>
    <w:tmpl w:val="19B8EBF0"/>
    <w:lvl w:ilvl="0" w:tplc="9286C7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TRẦN ANH MINH">
    <w15:presenceInfo w15:providerId="AD" w15:userId="S::22127275@student.hcmus.edu.vn::5ab19871-6481-4087-bf90-4c6c4a9bb9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AYCMxNTczNDQ2MDcyMjIyUdpeDU4uLM/DyQAuNaAMF4cxMsAAAA"/>
  </w:docVars>
  <w:rsids>
    <w:rsidRoot w:val="00263447"/>
    <w:rsid w:val="00017B03"/>
    <w:rsid w:val="00017B09"/>
    <w:rsid w:val="0002123C"/>
    <w:rsid w:val="00030965"/>
    <w:rsid w:val="00066C8B"/>
    <w:rsid w:val="000744BB"/>
    <w:rsid w:val="00077C5C"/>
    <w:rsid w:val="0008215B"/>
    <w:rsid w:val="00097809"/>
    <w:rsid w:val="000A236A"/>
    <w:rsid w:val="000A6522"/>
    <w:rsid w:val="000C4910"/>
    <w:rsid w:val="000D3E46"/>
    <w:rsid w:val="000D6406"/>
    <w:rsid w:val="000D7B7C"/>
    <w:rsid w:val="000F78F6"/>
    <w:rsid w:val="00102C7A"/>
    <w:rsid w:val="0011431D"/>
    <w:rsid w:val="0013134A"/>
    <w:rsid w:val="00131E4E"/>
    <w:rsid w:val="001504C3"/>
    <w:rsid w:val="00152122"/>
    <w:rsid w:val="00161D8F"/>
    <w:rsid w:val="00171790"/>
    <w:rsid w:val="0018643F"/>
    <w:rsid w:val="001923BC"/>
    <w:rsid w:val="001A21DF"/>
    <w:rsid w:val="001A3623"/>
    <w:rsid w:val="001B2BD3"/>
    <w:rsid w:val="001B4835"/>
    <w:rsid w:val="001C3E9F"/>
    <w:rsid w:val="001D2155"/>
    <w:rsid w:val="001D4D99"/>
    <w:rsid w:val="001D6554"/>
    <w:rsid w:val="001E11FD"/>
    <w:rsid w:val="00207CE3"/>
    <w:rsid w:val="00213C9E"/>
    <w:rsid w:val="00216DD9"/>
    <w:rsid w:val="00222275"/>
    <w:rsid w:val="00244BA1"/>
    <w:rsid w:val="00245B5D"/>
    <w:rsid w:val="00246424"/>
    <w:rsid w:val="00255E28"/>
    <w:rsid w:val="00263447"/>
    <w:rsid w:val="0027189A"/>
    <w:rsid w:val="0029673C"/>
    <w:rsid w:val="002C173E"/>
    <w:rsid w:val="002F218F"/>
    <w:rsid w:val="002F65FB"/>
    <w:rsid w:val="00303900"/>
    <w:rsid w:val="0030472C"/>
    <w:rsid w:val="00313BA0"/>
    <w:rsid w:val="003140E6"/>
    <w:rsid w:val="0031648F"/>
    <w:rsid w:val="00320299"/>
    <w:rsid w:val="00342489"/>
    <w:rsid w:val="00345E0A"/>
    <w:rsid w:val="0035123C"/>
    <w:rsid w:val="00370C7C"/>
    <w:rsid w:val="00372E0B"/>
    <w:rsid w:val="0038049F"/>
    <w:rsid w:val="00380CAC"/>
    <w:rsid w:val="003A795F"/>
    <w:rsid w:val="003D3594"/>
    <w:rsid w:val="00414EEF"/>
    <w:rsid w:val="00423D7D"/>
    <w:rsid w:val="0043118E"/>
    <w:rsid w:val="004469EB"/>
    <w:rsid w:val="0045342F"/>
    <w:rsid w:val="00455BB8"/>
    <w:rsid w:val="004636D8"/>
    <w:rsid w:val="0047590A"/>
    <w:rsid w:val="004938B8"/>
    <w:rsid w:val="004C63D0"/>
    <w:rsid w:val="004E6797"/>
    <w:rsid w:val="004F3107"/>
    <w:rsid w:val="00514EE4"/>
    <w:rsid w:val="00515B74"/>
    <w:rsid w:val="005414E3"/>
    <w:rsid w:val="00561447"/>
    <w:rsid w:val="00563AE6"/>
    <w:rsid w:val="00573991"/>
    <w:rsid w:val="005B514B"/>
    <w:rsid w:val="005B5207"/>
    <w:rsid w:val="005B5F6D"/>
    <w:rsid w:val="005E3389"/>
    <w:rsid w:val="005F4D6F"/>
    <w:rsid w:val="005F509C"/>
    <w:rsid w:val="0063328C"/>
    <w:rsid w:val="00636D64"/>
    <w:rsid w:val="006565E7"/>
    <w:rsid w:val="006569AB"/>
    <w:rsid w:val="0066550F"/>
    <w:rsid w:val="00665A3E"/>
    <w:rsid w:val="00665AC9"/>
    <w:rsid w:val="00667E99"/>
    <w:rsid w:val="006A4B8D"/>
    <w:rsid w:val="006B3494"/>
    <w:rsid w:val="006C51E0"/>
    <w:rsid w:val="006C5D5C"/>
    <w:rsid w:val="006D3E1A"/>
    <w:rsid w:val="006D5033"/>
    <w:rsid w:val="006E1CDD"/>
    <w:rsid w:val="006E2E86"/>
    <w:rsid w:val="006F5496"/>
    <w:rsid w:val="0070519C"/>
    <w:rsid w:val="007103B6"/>
    <w:rsid w:val="00716DFC"/>
    <w:rsid w:val="00717705"/>
    <w:rsid w:val="00717958"/>
    <w:rsid w:val="00731155"/>
    <w:rsid w:val="007630A1"/>
    <w:rsid w:val="007930E6"/>
    <w:rsid w:val="007B2063"/>
    <w:rsid w:val="007B5995"/>
    <w:rsid w:val="007B7325"/>
    <w:rsid w:val="007C13C9"/>
    <w:rsid w:val="007D330B"/>
    <w:rsid w:val="007D3946"/>
    <w:rsid w:val="007E1B19"/>
    <w:rsid w:val="007F1FEE"/>
    <w:rsid w:val="0083231C"/>
    <w:rsid w:val="00877EE1"/>
    <w:rsid w:val="00881D59"/>
    <w:rsid w:val="0088211F"/>
    <w:rsid w:val="0088397C"/>
    <w:rsid w:val="00891560"/>
    <w:rsid w:val="00894B64"/>
    <w:rsid w:val="008B5496"/>
    <w:rsid w:val="008B6DC9"/>
    <w:rsid w:val="00906DA5"/>
    <w:rsid w:val="009340AE"/>
    <w:rsid w:val="009444E8"/>
    <w:rsid w:val="00966A04"/>
    <w:rsid w:val="00972CFB"/>
    <w:rsid w:val="009737D8"/>
    <w:rsid w:val="0098521F"/>
    <w:rsid w:val="00997BF5"/>
    <w:rsid w:val="009A600C"/>
    <w:rsid w:val="009B44FC"/>
    <w:rsid w:val="009D3125"/>
    <w:rsid w:val="009F199F"/>
    <w:rsid w:val="009F6A77"/>
    <w:rsid w:val="00A30CF5"/>
    <w:rsid w:val="00A3698E"/>
    <w:rsid w:val="00A44A06"/>
    <w:rsid w:val="00A95215"/>
    <w:rsid w:val="00A964CE"/>
    <w:rsid w:val="00AA2416"/>
    <w:rsid w:val="00AA65A2"/>
    <w:rsid w:val="00AA6A81"/>
    <w:rsid w:val="00AB79AF"/>
    <w:rsid w:val="00AC2FD5"/>
    <w:rsid w:val="00AC4802"/>
    <w:rsid w:val="00AD7E77"/>
    <w:rsid w:val="00AE609F"/>
    <w:rsid w:val="00B20E4C"/>
    <w:rsid w:val="00B22352"/>
    <w:rsid w:val="00B514DD"/>
    <w:rsid w:val="00B80EE4"/>
    <w:rsid w:val="00B8153E"/>
    <w:rsid w:val="00B91582"/>
    <w:rsid w:val="00B96072"/>
    <w:rsid w:val="00BA5D1D"/>
    <w:rsid w:val="00BC6DA1"/>
    <w:rsid w:val="00C03A00"/>
    <w:rsid w:val="00C109F1"/>
    <w:rsid w:val="00C25BC6"/>
    <w:rsid w:val="00C44018"/>
    <w:rsid w:val="00C4577E"/>
    <w:rsid w:val="00C457A6"/>
    <w:rsid w:val="00C617BF"/>
    <w:rsid w:val="00C65549"/>
    <w:rsid w:val="00C70603"/>
    <w:rsid w:val="00C90946"/>
    <w:rsid w:val="00CA291C"/>
    <w:rsid w:val="00CA6D8B"/>
    <w:rsid w:val="00CB2682"/>
    <w:rsid w:val="00CC2670"/>
    <w:rsid w:val="00CC3E53"/>
    <w:rsid w:val="00CD161B"/>
    <w:rsid w:val="00CD30F1"/>
    <w:rsid w:val="00CD40AE"/>
    <w:rsid w:val="00D24AB3"/>
    <w:rsid w:val="00D30AF8"/>
    <w:rsid w:val="00D3149C"/>
    <w:rsid w:val="00D43D79"/>
    <w:rsid w:val="00D719A4"/>
    <w:rsid w:val="00D73E72"/>
    <w:rsid w:val="00D74F3A"/>
    <w:rsid w:val="00D82548"/>
    <w:rsid w:val="00D8342C"/>
    <w:rsid w:val="00D9173D"/>
    <w:rsid w:val="00DB15AA"/>
    <w:rsid w:val="00DC1F55"/>
    <w:rsid w:val="00DF1B67"/>
    <w:rsid w:val="00DF2D25"/>
    <w:rsid w:val="00DF69FE"/>
    <w:rsid w:val="00DF6D48"/>
    <w:rsid w:val="00E017D7"/>
    <w:rsid w:val="00E059DF"/>
    <w:rsid w:val="00E07223"/>
    <w:rsid w:val="00E07A1F"/>
    <w:rsid w:val="00E111E7"/>
    <w:rsid w:val="00E11EC3"/>
    <w:rsid w:val="00E12D95"/>
    <w:rsid w:val="00E13CCE"/>
    <w:rsid w:val="00E271BC"/>
    <w:rsid w:val="00E330C5"/>
    <w:rsid w:val="00E37A66"/>
    <w:rsid w:val="00E41490"/>
    <w:rsid w:val="00E51029"/>
    <w:rsid w:val="00E805CB"/>
    <w:rsid w:val="00E97B7F"/>
    <w:rsid w:val="00EA4B68"/>
    <w:rsid w:val="00EB66CA"/>
    <w:rsid w:val="00ED52C8"/>
    <w:rsid w:val="00EF49B1"/>
    <w:rsid w:val="00EF76DB"/>
    <w:rsid w:val="00F165BF"/>
    <w:rsid w:val="00F22BB2"/>
    <w:rsid w:val="00F2578E"/>
    <w:rsid w:val="00F302B3"/>
    <w:rsid w:val="00F32C37"/>
    <w:rsid w:val="00F41CA0"/>
    <w:rsid w:val="00F4233F"/>
    <w:rsid w:val="00F63E47"/>
    <w:rsid w:val="00F64259"/>
    <w:rsid w:val="00F841A1"/>
    <w:rsid w:val="00F90E80"/>
    <w:rsid w:val="00FB2CB7"/>
    <w:rsid w:val="00FD09FD"/>
    <w:rsid w:val="00FD170C"/>
    <w:rsid w:val="00FE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631F"/>
  <w15:chartTrackingRefBased/>
  <w15:docId w15:val="{F2E98697-4C63-4B2C-8351-E236B45B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3E53"/>
    <w:rPr>
      <w:rFonts w:ascii="Arial" w:hAnsi="Arial"/>
    </w:rPr>
  </w:style>
  <w:style w:type="paragraph" w:styleId="Heading1">
    <w:name w:val="heading 1"/>
    <w:aliases w:val="sort"/>
    <w:basedOn w:val="Normal"/>
    <w:next w:val="Normal"/>
    <w:link w:val="Heading1Char"/>
    <w:uiPriority w:val="9"/>
    <w:qFormat/>
    <w:rsid w:val="00263447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47"/>
    <w:pPr>
      <w:keepNext/>
      <w:keepLines/>
      <w:numPr>
        <w:numId w:val="2"/>
      </w:numPr>
      <w:spacing w:before="40" w:after="0"/>
      <w:outlineLvl w:val="1"/>
    </w:pPr>
    <w:rPr>
      <w:rFonts w:eastAsiaTheme="majorEastAsia" w:cstheme="majorBidi"/>
      <w:i/>
      <w:sz w:val="28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447"/>
    <w:pPr>
      <w:ind w:left="720"/>
      <w:contextualSpacing/>
    </w:pPr>
  </w:style>
  <w:style w:type="character" w:customStyle="1" w:styleId="Heading1Char">
    <w:name w:val="Heading 1 Char"/>
    <w:aliases w:val="sort Char"/>
    <w:basedOn w:val="DefaultParagraphFont"/>
    <w:link w:val="Heading1"/>
    <w:uiPriority w:val="9"/>
    <w:rsid w:val="00263447"/>
    <w:rPr>
      <w:rFonts w:ascii="Arial" w:eastAsiaTheme="majorEastAsia" w:hAnsi="Arial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3447"/>
    <w:rPr>
      <w:rFonts w:ascii="Arial" w:eastAsiaTheme="majorEastAsia" w:hAnsi="Arial" w:cstheme="majorBidi"/>
      <w:i/>
      <w:sz w:val="28"/>
      <w:szCs w:val="26"/>
      <w:u w:val="single"/>
    </w:rPr>
  </w:style>
  <w:style w:type="character" w:styleId="Hyperlink">
    <w:name w:val="Hyperlink"/>
    <w:basedOn w:val="DefaultParagraphFont"/>
    <w:uiPriority w:val="99"/>
    <w:unhideWhenUsed/>
    <w:rsid w:val="002634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44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017D7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6E1C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quick-sort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eeksforgeeks.org/merge-sort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blo.asia/p/thuat-toan-sap-xep-noi-bot-bubble-sort-m68Z0exQlkG" TargetMode="Externa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radix-s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DD6E5-911A-4EFC-8B63-D1AC85F9F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6</Pages>
  <Words>1367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MINH</dc:creator>
  <cp:keywords/>
  <dc:description/>
  <cp:lastModifiedBy>Administrator</cp:lastModifiedBy>
  <cp:revision>233</cp:revision>
  <dcterms:created xsi:type="dcterms:W3CDTF">2023-07-12T14:20:00Z</dcterms:created>
  <dcterms:modified xsi:type="dcterms:W3CDTF">2023-07-21T16:47:00Z</dcterms:modified>
</cp:coreProperties>
</file>